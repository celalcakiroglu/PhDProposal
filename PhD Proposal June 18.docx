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9ED" w:rsidRDefault="00A309ED"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Pr>
          <w:rFonts w:ascii="Times New Roman" w:hAnsi="Times New Roman" w:cs="Times New Roman"/>
          <w:b/>
          <w:sz w:val="24"/>
          <w:szCs w:val="24"/>
        </w:rPr>
        <w:t>- Literature Review</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1213E9" w:rsidP="00633C5B">
      <w:pPr>
        <w:rPr>
          <w:rFonts w:ascii="Times New Roman" w:hAnsi="Times New Roman" w:cs="Times New Roman"/>
          <w:b/>
          <w:sz w:val="24"/>
          <w:szCs w:val="24"/>
        </w:rPr>
      </w:pPr>
      <w:r>
        <w:rPr>
          <w:rFonts w:ascii="Times New Roman" w:hAnsi="Times New Roman" w:cs="Times New Roman"/>
          <w:b/>
          <w:sz w:val="24"/>
          <w:szCs w:val="24"/>
        </w:rPr>
        <w:t xml:space="preserve">2.1 - </w:t>
      </w:r>
      <w:r w:rsidR="00633C5B" w:rsidRPr="001337CD">
        <w:rPr>
          <w:rFonts w:ascii="Times New Roman" w:hAnsi="Times New Roman" w:cs="Times New Roman"/>
          <w:b/>
          <w:sz w:val="24"/>
          <w:szCs w:val="24"/>
        </w:rPr>
        <w:t>Weld Defects Classification and CSA Z662.11</w:t>
      </w:r>
    </w:p>
    <w:p w:rsidR="00633C5B" w:rsidRDefault="00633C5B" w:rsidP="00FC57F2">
      <w:pPr>
        <w:spacing w:after="0" w:line="240" w:lineRule="auto"/>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376A279B" wp14:editId="7E7E400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4C6BE4ED" wp14:editId="623A268C">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0"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0"/>
      <w:r w:rsidRPr="0094263F">
        <w:rPr>
          <w:rFonts w:ascii="Times New Roman" w:hAnsi="Times New Roman" w:cs="Times New Roman"/>
          <w:color w:val="auto"/>
          <w:sz w:val="24"/>
          <w:szCs w:val="24"/>
        </w:rPr>
        <w:t>: Classification of weld defects according to CSA Z662.11 as surface breaking (left) and buried (right)</w:t>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B72953"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1" w:name="_Ref316948401"/>
            <w:bookmarkStart w:id="2" w:name="_Ref316948409"/>
            <w:r>
              <w:t>(</w:t>
            </w:r>
            <w:fldSimple w:instr=" SEQ Equation \* ARABIC ">
              <w:r>
                <w:rPr>
                  <w:noProof/>
                </w:rPr>
                <w:t>1</w:t>
              </w:r>
            </w:fldSimple>
            <w:bookmarkEnd w:id="1"/>
            <w:r>
              <w:t>)</w:t>
            </w:r>
            <w:bookmarkEnd w:id="2"/>
          </w:p>
        </w:tc>
      </w:tr>
      <w:tr w:rsidR="00660AD8" w:rsidTr="0094263F">
        <w:trPr>
          <w:trHeight w:val="657"/>
        </w:trPr>
        <w:tc>
          <w:tcPr>
            <w:tcW w:w="9039" w:type="dxa"/>
            <w:gridSpan w:val="2"/>
            <w:vAlign w:val="center"/>
            <w:hideMark/>
          </w:tcPr>
          <w:p w:rsidR="00660AD8" w:rsidRDefault="00B72953"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B72953"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B72953"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t>
      </w:r>
      <w:r w:rsidR="00FC57F2">
        <w:rPr>
          <w:rFonts w:ascii="Times New Roman" w:hAnsi="Times New Roman" w:cs="Times New Roman"/>
          <w:sz w:val="24"/>
          <w:szCs w:val="24"/>
        </w:rPr>
        <w:lastRenderedPageBreak/>
        <w:t>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65355F" w:rsidP="004F1660">
      <w:pPr>
        <w:spacing w:after="0"/>
        <w:jc w:val="both"/>
        <w:rPr>
          <w:rFonts w:ascii="Times New Roman" w:hAnsi="Times New Roman" w:cs="Times New Roman"/>
          <w:b/>
          <w:sz w:val="24"/>
          <w:szCs w:val="24"/>
        </w:rPr>
      </w:pPr>
      <w:r>
        <w:rPr>
          <w:rFonts w:ascii="Times New Roman" w:hAnsi="Times New Roman" w:cs="Times New Roman"/>
          <w:b/>
          <w:sz w:val="24"/>
          <w:szCs w:val="24"/>
        </w:rPr>
        <w:t>2.2-Research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mc:AlternateContent>
          <mc:Choice Requires="wps">
            <w:drawing>
              <wp:anchor distT="0" distB="0" distL="114300" distR="114300" simplePos="0" relativeHeight="251672576" behindDoc="0" locked="0" layoutInCell="1" allowOverlap="1">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1B46120E" wp14:editId="6A2F6B2A">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B72953" w:rsidRPr="00F10EFC" w:rsidRDefault="00B72953"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B72953" w:rsidRPr="00F10EFC" w:rsidRDefault="00B72953"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220CD92C" wp14:editId="61F43F8E">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B72953" w:rsidRPr="00F10EFC" w:rsidRDefault="00B72953"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B72953" w:rsidRPr="00F10EFC" w:rsidRDefault="00B72953"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72370ADE" wp14:editId="44A8D026">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2953" w:rsidRPr="00F10EFC" w:rsidRDefault="00B72953">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B72953" w:rsidRPr="00F10EFC" w:rsidRDefault="00B72953">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F92C74F" wp14:editId="1CF4F83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3"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3"/>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drawing>
          <wp:inline distT="0" distB="0" distL="0" distR="0" wp14:anchorId="133DD9B5" wp14:editId="46D5A0E3">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4"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4"/>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w:t>
      </w:r>
      <w:r w:rsidR="00AE3026">
        <w:rPr>
          <w:rFonts w:ascii="Times New Roman" w:eastAsiaTheme="minorEastAsia" w:hAnsi="Times New Roman" w:cs="Times New Roman"/>
          <w:sz w:val="24"/>
          <w:szCs w:val="24"/>
        </w:rPr>
        <w:lastRenderedPageBreak/>
        <w:t xml:space="preserve">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drawing>
          <wp:inline distT="0" distB="0" distL="0" distR="0" wp14:anchorId="35440419" wp14:editId="0D5E0EDF">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Pr="00360125">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instrText xml:space="preserve"> \* MERGEFORMAT </w:instrText>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bookmarkStart w:id="5" w:name="_GoBack"/>
      <w:bookmarkEnd w:id="5"/>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w:t>
      </w:r>
      <w:r w:rsidR="00B72953">
        <w:rPr>
          <w:rFonts w:ascii="Times New Roman" w:eastAsia="Times New Roman" w:hAnsi="Times New Roman" w:cs="Times New Roman"/>
          <w:sz w:val="24"/>
          <w:szCs w:val="24"/>
          <w:lang w:eastAsia="en-CA"/>
        </w:rPr>
        <w:t>1</w:t>
      </w:r>
      <w:r w:rsidR="00B72953">
        <w:rPr>
          <w:rFonts w:ascii="Times New Roman" w:eastAsia="Times New Roman" w:hAnsi="Times New Roman" w:cs="Times New Roman"/>
          <w:sz w:val="24"/>
          <w:szCs w:val="24"/>
          <w:lang w:eastAsia="en-CA"/>
        </w:rPr>
        <w:t>]</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w:t>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4508F6"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Default="004508F6" w:rsidP="00527B5B">
            <w:pPr>
              <w:suppressAutoHyphens/>
              <w:overflowPunct w:val="0"/>
              <w:autoSpaceDE w:val="0"/>
              <w:autoSpaceDN w:val="0"/>
              <w:adjustRightInd w:val="0"/>
              <w:rPr>
                <w:kern w:val="14"/>
                <w:lang w:val="en-US"/>
              </w:rPr>
            </w:pPr>
            <w:r>
              <w:t>(</w:t>
            </w:r>
            <w:r w:rsidR="00527B5B">
              <w:t>3</w:t>
            </w:r>
            <w:r>
              <w:t>)</w:t>
            </w:r>
          </w:p>
        </w:tc>
      </w:tr>
      <w:tr w:rsidR="004508F6" w:rsidTr="00527B5B">
        <w:trPr>
          <w:gridAfter w:val="2"/>
          <w:wAfter w:w="4710" w:type="dxa"/>
        </w:trPr>
        <w:tc>
          <w:tcPr>
            <w:tcW w:w="4896" w:type="dxa"/>
            <w:vAlign w:val="center"/>
            <w:hideMark/>
          </w:tcPr>
          <w:p w:rsidR="004508F6" w:rsidRDefault="004508F6" w:rsidP="00A208E4">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7C3985" w:rsidRPr="0034552E">
        <w:rPr>
          <w:rFonts w:ascii="Times New Roman" w:hAnsi="Times New Roman" w:cs="Times New Roman"/>
          <w:sz w:val="24"/>
          <w:szCs w:val="24"/>
        </w:rPr>
        <w:t xml:space="preserve">Figure </w:t>
      </w:r>
      <w:r w:rsidR="007C3985" w:rsidRPr="0034552E">
        <w:rPr>
          <w:rFonts w:ascii="Times New Roman" w:hAnsi="Times New Roman" w:cs="Times New Roman"/>
          <w:noProof/>
          <w:sz w:val="24"/>
          <w:szCs w:val="24"/>
        </w:rPr>
        <w:t>4</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4208657C" wp14:editId="572A1A31">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53BA2F8" wp14:editId="5BE7BD6A">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6"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6"/>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3078B4"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 xml:space="preserve">was measured using clip </w:t>
      </w:r>
      <w:proofErr w:type="spellStart"/>
      <w:r w:rsidR="00780153">
        <w:rPr>
          <w:rFonts w:ascii="Times New Roman" w:hAnsi="Times New Roman" w:cs="Times New Roman"/>
          <w:sz w:val="24"/>
          <w:szCs w:val="24"/>
        </w:rPr>
        <w:t>gauges.</w:t>
      </w:r>
      <w:r w:rsidR="00526698">
        <w:rPr>
          <w:rFonts w:ascii="Times New Roman" w:hAnsi="Times New Roman" w:cs="Times New Roman"/>
          <w:sz w:val="24"/>
          <w:szCs w:val="24"/>
        </w:rPr>
        <w:t>with</w:t>
      </w:r>
      <w:proofErr w:type="spellEnd"/>
      <w:r w:rsidR="00526698">
        <w:rPr>
          <w:rFonts w:ascii="Times New Roman" w:hAnsi="Times New Roman" w:cs="Times New Roman"/>
          <w:sz w:val="24"/>
          <w:szCs w:val="24"/>
        </w:rPr>
        <w:t xml:space="preserve">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645A639F" wp14:editId="7AACBBFA">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xml:space="preserve">: Silicone replicas of the flaw showing CMOD, CTOD and crack </w:t>
      </w:r>
      <w:proofErr w:type="gramStart"/>
      <w:r w:rsidRPr="00180BEF">
        <w:rPr>
          <w:rFonts w:ascii="Times New Roman" w:hAnsi="Times New Roman" w:cs="Times New Roman"/>
          <w:color w:val="auto"/>
          <w:sz w:val="24"/>
          <w:szCs w:val="24"/>
        </w:rPr>
        <w:t>growth</w:t>
      </w:r>
      <w:r w:rsidR="000F7FC2">
        <w:rPr>
          <w:rFonts w:ascii="Times New Roman" w:hAnsi="Times New Roman" w:cs="Times New Roman"/>
          <w:color w:val="auto"/>
          <w:sz w:val="24"/>
          <w:szCs w:val="24"/>
        </w:rPr>
        <w:t>(</w:t>
      </w:r>
      <w:proofErr w:type="gramEnd"/>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at the flawed locations</w:t>
      </w:r>
      <w:r w:rsidR="00242B56">
        <w:rPr>
          <w:rFonts w:ascii="Times New Roman" w:hAnsi="Times New Roman" w:cs="Times New Roman"/>
          <w:sz w:val="24"/>
          <w:szCs w:val="24"/>
        </w:rPr>
        <w:t xml:space="preserve">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w:t>
      </w:r>
      <w:r w:rsidR="00256FBA">
        <w:rPr>
          <w:rFonts w:ascii="Times New Roman" w:hAnsi="Times New Roman" w:cs="Times New Roman"/>
          <w:sz w:val="24"/>
          <w:szCs w:val="24"/>
        </w:rPr>
        <w:t xml:space="preserve">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w:t>
      </w:r>
      <w:proofErr w:type="gramStart"/>
      <w:r w:rsidR="00606D35">
        <w:rPr>
          <w:rFonts w:ascii="Times New Roman" w:hAnsi="Times New Roman" w:cs="Times New Roman"/>
          <w:sz w:val="24"/>
          <w:szCs w:val="24"/>
        </w:rPr>
        <w:t>methods</w:t>
      </w:r>
      <w:proofErr w:type="gramEnd"/>
      <w:r w:rsidR="00606D35">
        <w:rPr>
          <w:rFonts w:ascii="Times New Roman" w:hAnsi="Times New Roman" w:cs="Times New Roman"/>
          <w:sz w:val="24"/>
          <w:szCs w:val="24"/>
        </w:rPr>
        <w:t xml:space="preserve">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 close to each other. This finding also</w:t>
      </w:r>
      <w:r w:rsidR="007F3FB3">
        <w:rPr>
          <w:rFonts w:ascii="Times New Roman" w:hAnsi="Times New Roman" w:cs="Times New Roman"/>
          <w:sz w:val="24"/>
          <w:szCs w:val="24"/>
        </w:rPr>
        <w:t xml:space="preserve"> </w:t>
      </w:r>
      <w:r w:rsidR="007F3FB3">
        <w:rPr>
          <w:rFonts w:ascii="Times New Roman" w:hAnsi="Times New Roman" w:cs="Times New Roman"/>
          <w:sz w:val="24"/>
          <w:szCs w:val="24"/>
        </w:rPr>
        <w:t>justifies</w:t>
      </w:r>
      <w:r w:rsidR="007F3FB3">
        <w:rPr>
          <w:rFonts w:ascii="Times New Roman" w:hAnsi="Times New Roman" w:cs="Times New Roman"/>
          <w:sz w:val="24"/>
          <w:szCs w:val="24"/>
        </w:rPr>
        <w:t xml:space="preserve">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FB45144" wp14:editId="539E89D3">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7F3FB3" w:rsidRPr="007F3FB3" w:rsidRDefault="007F3FB3" w:rsidP="007F3FB3">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256FBA" w:rsidRPr="000F7FC2" w:rsidRDefault="007F3FB3" w:rsidP="005B010F">
      <w:pPr>
        <w:jc w:val="both"/>
        <w:rPr>
          <w:rFonts w:ascii="Times New Roman" w:hAnsi="Times New Roman" w:cs="Times New Roman"/>
          <w:sz w:val="24"/>
          <w:szCs w:val="24"/>
        </w:rPr>
      </w:pPr>
      <w:r>
        <w:rPr>
          <w:rFonts w:ascii="Times New Roman" w:hAnsi="Times New Roman" w:cs="Times New Roman"/>
          <w:sz w:val="24"/>
          <w:szCs w:val="24"/>
        </w:rPr>
        <w:t xml:space="preserve"> </w:t>
      </w:r>
      <w:r w:rsidR="006E03B1">
        <w:rPr>
          <w:rFonts w:ascii="Times New Roman" w:eastAsiaTheme="minorEastAsia" w:hAnsi="Times New Roman" w:cs="Times New Roman"/>
          <w:sz w:val="24"/>
          <w:szCs w:val="24"/>
        </w:rPr>
        <w:t xml:space="preserve"> </w:t>
      </w:r>
      <w:r w:rsidR="00606D35">
        <w:rPr>
          <w:rFonts w:ascii="Times New Roman" w:hAnsi="Times New Roman" w:cs="Times New Roman"/>
          <w:sz w:val="24"/>
          <w:szCs w:val="24"/>
        </w:rPr>
        <w:t xml:space="preserve"> </w:t>
      </w:r>
    </w:p>
    <w:p w:rsidR="003078B4" w:rsidRDefault="003078B4" w:rsidP="0088655B">
      <w:pPr>
        <w:spacing w:after="0" w:line="240" w:lineRule="auto"/>
        <w:jc w:val="both"/>
        <w:rPr>
          <w:rFonts w:ascii="Times New Roman" w:hAnsi="Times New Roman" w:cs="Times New Roman"/>
          <w:b/>
          <w:sz w:val="24"/>
          <w:szCs w:val="24"/>
        </w:rPr>
      </w:pPr>
    </w:p>
    <w:p w:rsidR="00A670BE" w:rsidRDefault="00A309ED"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CSA 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7"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AC49DC"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88655B" w:rsidRDefault="0088655B" w:rsidP="00E65646">
      <w:pPr>
        <w:spacing w:after="0"/>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lastRenderedPageBreak/>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sz w:val="24"/>
          <w:szCs w:val="24"/>
        </w:rPr>
        <w:t>Developing a model for predicting the Tensile Strain Capacity of Girth welded X52 pipes.</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1.4: </w:t>
      </w:r>
      <w:r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achieve our objective, the </w:t>
      </w:r>
      <w:proofErr w:type="gramStart"/>
      <w:r>
        <w:rPr>
          <w:rFonts w:ascii="Times New Roman" w:eastAsiaTheme="minorEastAsia" w:hAnsi="Times New Roman" w:cs="Times New Roman"/>
          <w:sz w:val="24"/>
          <w:szCs w:val="24"/>
        </w:rPr>
        <w:t>current  critical</w:t>
      </w:r>
      <w:proofErr w:type="gramEnd"/>
      <w:r>
        <w:rPr>
          <w:rFonts w:ascii="Times New Roman" w:eastAsiaTheme="minorEastAsia" w:hAnsi="Times New Roman" w:cs="Times New Roman"/>
          <w:sz w:val="24"/>
          <w:szCs w:val="24"/>
        </w:rPr>
        <w:t xml:space="preserve"> strain capacity equations available in the literature need to be studied and analyzed. Then, a full scale experimental study is designed to determine the critical strain capacity of X52 pipes with girth weld flaws under the effect of internal pressure. Finally, a numerical study is proposed in order to extend our experimental results and produce a prediction equation that is able to predict the strain capacity of X52 pipes as a function of the internal pressure and the flaw parameters.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A309ED">
        <w:rPr>
          <w:rFonts w:ascii="Times New Roman" w:eastAsiaTheme="minorEastAsia" w:hAnsi="Times New Roman" w:cs="Times New Roman"/>
          <w:sz w:val="24"/>
          <w:szCs w:val="24"/>
        </w:rPr>
        <w:t xml:space="preserve"> </w:t>
      </w:r>
      <w:proofErr w:type="gramStart"/>
      <w:r w:rsidR="00A309ED">
        <w:rPr>
          <w:rFonts w:ascii="Times New Roman" w:eastAsiaTheme="minorEastAsia" w:hAnsi="Times New Roman" w:cs="Times New Roman"/>
          <w:sz w:val="24"/>
          <w:szCs w:val="24"/>
        </w:rPr>
        <w:t>full</w:t>
      </w:r>
      <w:proofErr w:type="gramEnd"/>
      <w:r w:rsidR="00A309ED">
        <w:rPr>
          <w:rFonts w:ascii="Times New Roman" w:eastAsiaTheme="minorEastAsia" w:hAnsi="Times New Roman" w:cs="Times New Roman"/>
          <w:sz w:val="24"/>
          <w:szCs w:val="24"/>
        </w:rPr>
        <w:t xml:space="preserve"> factorial analysis technique is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In order to investigate the critical strain capacity of X52 pipes, a full scale experimental study is proposed in which two levels of internal pressure, two different flaw thicknesses and two different flaw lengths are combined to produce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depth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depths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 xml:space="preserve">are </w:t>
      </w:r>
      <w:r w:rsidRPr="003A5B9F">
        <w:rPr>
          <w:rFonts w:ascii="Times New Roman" w:eastAsiaTheme="minorEastAsia" w:hAnsi="Times New Roman" w:cs="Times New Roman"/>
          <w:sz w:val="24"/>
          <w:szCs w:val="24"/>
        </w:rPr>
        <w:lastRenderedPageBreak/>
        <w:t xml:space="preserve">tested which gives us 4 different flaw size possibilities. </w:t>
      </w:r>
      <w:proofErr w:type="gramStart"/>
      <w:r w:rsidRPr="003A5B9F">
        <w:rPr>
          <w:rFonts w:ascii="Times New Roman" w:eastAsiaTheme="minorEastAsia" w:hAnsi="Times New Roman" w:cs="Times New Roman"/>
          <w:sz w:val="24"/>
          <w:szCs w:val="24"/>
        </w:rPr>
        <w:t>The third variable internal pressure</w:t>
      </w:r>
      <w:r w:rsidR="00FD24D4">
        <w:rPr>
          <w:rFonts w:ascii="Times New Roman" w:eastAsiaTheme="minorEastAsia" w:hAnsi="Times New Roman" w:cs="Times New Roman"/>
          <w:sz w:val="24"/>
          <w:szCs w:val="24"/>
        </w:rPr>
        <w:t>.</w:t>
      </w:r>
      <w:proofErr w:type="gramEnd"/>
      <w:r w:rsidR="00FD24D4">
        <w:rPr>
          <w:rFonts w:ascii="Times New Roman" w:eastAsiaTheme="minorEastAsia" w:hAnsi="Times New Roman" w:cs="Times New Roman"/>
          <w:sz w:val="24"/>
          <w:szCs w:val="24"/>
        </w:rPr>
        <w:t xml:space="preserve"> In general, the internal pressure level is defined as the pressure leading to a circumferential stress of a certain percentage of the specified minimum yield strength (SMYS). The CSA code stipulates that the maximum operating pressure level is the 80%SMYS.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depth,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8"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247CB8">
        <w:rPr>
          <w:rFonts w:ascii="Times New Roman" w:hAnsi="Times New Roman" w:cs="Times New Roman"/>
          <w:noProof/>
          <w:color w:val="auto"/>
          <w:sz w:val="24"/>
          <w:szCs w:val="24"/>
        </w:rPr>
        <w:t>1</w:t>
      </w:r>
      <w:r w:rsidRPr="00DC640F">
        <w:rPr>
          <w:rFonts w:ascii="Times New Roman" w:hAnsi="Times New Roman" w:cs="Times New Roman"/>
          <w:color w:val="auto"/>
          <w:sz w:val="24"/>
          <w:szCs w:val="24"/>
        </w:rPr>
        <w:fldChar w:fldCharType="end"/>
      </w:r>
      <w:bookmarkEnd w:id="8"/>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13253" w:rsidDel="008E01ED" w:rsidRDefault="00593EFA" w:rsidP="0088655B">
      <w:pPr>
        <w:spacing w:after="0" w:line="240" w:lineRule="auto"/>
        <w:jc w:val="both"/>
        <w:rPr>
          <w:del w:id="9" w:author="Samer Adeeb" w:date="2014-06-03T13:44:00Z"/>
          <w:rFonts w:ascii="Times New Roman" w:eastAsiaTheme="minorEastAsia" w:hAnsi="Times New Roman" w:cs="Times New Roman"/>
          <w:sz w:val="24"/>
          <w:szCs w:val="24"/>
        </w:rPr>
      </w:pPr>
      <w:r w:rsidRPr="00013253">
        <w:rPr>
          <w:rFonts w:ascii="Times New Roman" w:eastAsiaTheme="minorEastAsia" w:hAnsi="Times New Roman" w:cs="Times New Roman"/>
          <w:color w:val="FF0000"/>
          <w:sz w:val="24"/>
          <w:szCs w:val="24"/>
        </w:rPr>
        <w:t xml:space="preserve"> </w:t>
      </w:r>
    </w:p>
    <w:p w:rsidR="00D80E47" w:rsidDel="008E01ED" w:rsidRDefault="00D80E47" w:rsidP="00D548BF">
      <w:pPr>
        <w:spacing w:after="0" w:line="240" w:lineRule="auto"/>
        <w:jc w:val="both"/>
        <w:rPr>
          <w:del w:id="10" w:author="Samer Adeeb" w:date="2014-06-03T13:44:00Z"/>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w:t>
      </w:r>
      <w:r w:rsidR="00794BCC">
        <w:rPr>
          <w:rFonts w:ascii="Times New Roman" w:hAnsi="Times New Roman" w:cs="Times New Roman"/>
          <w:sz w:val="24"/>
          <w:szCs w:val="24"/>
        </w:rPr>
        <w:lastRenderedPageBreak/>
        <w:t xml:space="preserve">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041A419E" wp14:editId="7E53F554">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953" w:rsidRPr="00D548BF" w:rsidRDefault="00B72953">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CK&#10;m3B6gQIAAGoFAAAOAAAAAAAAAAAAAAAAAC4CAABkcnMvZTJvRG9jLnhtbFBLAQItABQABgAIAAAA&#10;IQDNBjkr4gAAAAsBAAAPAAAAAAAAAAAAAAAAANsEAABkcnMvZG93bnJldi54bWxQSwUGAAAAAAQA&#10;BADzAAAA6gUAAAAA&#10;" filled="f" stroked="f" strokeweight=".5pt">
                <v:textbox>
                  <w:txbxContent>
                    <w:p w:rsidR="00B72953" w:rsidRPr="00D548BF" w:rsidRDefault="00B72953">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5F79AC9" wp14:editId="36FA1A37">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B72953" w:rsidRPr="00D548BF" w:rsidRDefault="00B72953"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ATi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jC6NLWl/IReLXXT4oxclqhoJZx/ERbjgfYw8v4ZR1ERMtNZ4mxP9tff9MEfrMHKWYNx&#10;y7j7eRBWcVZ91+DzS380CvMZL6Px3QAXe2vZ3lr0oX4gTHQfy2VkFIO/ry5iYal+xWYsQlaYhJbI&#10;nXF/ER98twTYLKkWi+iEiTTCr/TayBA64Bbw3rSvwpozKR5sPtFlMMX0HTedb8fO4uCpKCNxAecO&#10;VbAYLpjmyOd588K63N6j19v/Yf4b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tyAE4jUCAABnBAAADgAAAAAAAAAA&#10;AAAAAAAuAgAAZHJzL2Uyb0RvYy54bWxQSwECLQAUAAYACAAAACEA+FHB2uEAAAAKAQAADwAAAAAA&#10;AAAAAAAAAACPBAAAZHJzL2Rvd25yZXYueG1sUEsFBgAAAAAEAAQA8wAAAJ0FAAAAAA==&#10;" filled="f" stroked="f" strokeweight=".5pt">
                <v:textbox>
                  <w:txbxContent>
                    <w:p w:rsidR="00B72953" w:rsidRPr="00D548BF" w:rsidRDefault="00B72953"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33CC79F0" wp14:editId="466EAA61">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B72953" w:rsidRPr="00D548BF" w:rsidRDefault="00B72953"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wd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kYX5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BPWZwdNgIAAGcEAAAOAAAAAAAA&#10;AAAAAAAAAC4CAABkcnMvZTJvRG9jLnhtbFBLAQItABQABgAIAAAAIQCweYGB4gAAAAsBAAAPAAAA&#10;AAAAAAAAAAAAAJAEAABkcnMvZG93bnJldi54bWxQSwUGAAAAAAQABADzAAAAnwUAAAAA&#10;" filled="f" stroked="f" strokeweight=".5pt">
                <v:textbox>
                  <w:txbxContent>
                    <w:p w:rsidR="00B72953" w:rsidRPr="00D548BF" w:rsidRDefault="00B72953"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1E8B1BF0" wp14:editId="59BB91B7">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5">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1"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8</w:t>
      </w:r>
      <w:r w:rsidRPr="008F5B7F">
        <w:rPr>
          <w:rFonts w:ascii="Times New Roman" w:hAnsi="Times New Roman" w:cs="Times New Roman"/>
          <w:color w:val="auto"/>
          <w:sz w:val="24"/>
          <w:szCs w:val="24"/>
        </w:rPr>
        <w:fldChar w:fldCharType="end"/>
      </w:r>
      <w:bookmarkEnd w:id="11"/>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0BD1F6EB" wp14:editId="10FA5C42">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9</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505F6B" w:rsidRPr="008F5B7F" w:rsidRDefault="00505F6B" w:rsidP="00013253">
      <w:pPr>
        <w:rPr>
          <w:ins w:id="12" w:author="Samer Adeeb" w:date="2014-06-03T13:47:00Z"/>
          <w:rFonts w:ascii="Times New Roman" w:hAnsi="Times New Roman" w:cs="Times New Roman"/>
          <w:sz w:val="24"/>
          <w:szCs w:val="24"/>
        </w:rPr>
      </w:pPr>
      <w:ins w:id="13" w:author="Samer Adeeb" w:date="2014-06-03T13:47:00Z">
        <w:r>
          <w:rPr>
            <w:rFonts w:ascii="Times New Roman" w:hAnsi="Times New Roman" w:cs="Times New Roman"/>
            <w:b/>
            <w:sz w:val="24"/>
            <w:szCs w:val="24"/>
          </w:rPr>
          <w:t xml:space="preserve">Loading the pipe: </w:t>
        </w:r>
        <w:r>
          <w:rPr>
            <w:rFonts w:ascii="Times New Roman" w:hAnsi="Times New Roman" w:cs="Times New Roman"/>
            <w:sz w:val="24"/>
            <w:szCs w:val="24"/>
          </w:rPr>
          <w:t>(How and why?)</w:t>
        </w:r>
      </w:ins>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w:t>
      </w:r>
      <w:r w:rsidRPr="00CB2CBB">
        <w:rPr>
          <w:rFonts w:ascii="Times New Roman" w:eastAsiaTheme="minorEastAsia" w:hAnsi="Times New Roman" w:cs="Times New Roman"/>
          <w:sz w:val="24"/>
          <w:szCs w:val="24"/>
        </w:rPr>
        <w:lastRenderedPageBreak/>
        <w:t xml:space="preserve">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ins w:id="14" w:author="Samer Adeeb" w:date="2014-06-03T13:44:00Z"/>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6FB1FD02" wp14:editId="1A4415F0">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17">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5"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10</w:t>
      </w:r>
      <w:r w:rsidRPr="001A5837">
        <w:rPr>
          <w:rFonts w:ascii="Times New Roman" w:hAnsi="Times New Roman" w:cs="Times New Roman"/>
          <w:color w:val="auto"/>
          <w:sz w:val="24"/>
          <w:szCs w:val="24"/>
        </w:rPr>
        <w:fldChar w:fldCharType="end"/>
      </w:r>
      <w:bookmarkEnd w:id="15"/>
      <w:r w:rsidRPr="001A5837">
        <w:rPr>
          <w:rFonts w:ascii="Times New Roman" w:hAnsi="Times New Roman" w:cs="Times New Roman"/>
          <w:color w:val="auto"/>
          <w:sz w:val="24"/>
          <w:szCs w:val="24"/>
        </w:rPr>
        <w:t>: Strain gauge positions around the pipe circumference</w:t>
      </w:r>
    </w:p>
    <w:p w:rsidR="00B64EC9"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b/>
          <w:sz w:val="24"/>
          <w:szCs w:val="24"/>
        </w:rPr>
        <w:t>Developing a model for predicting the Tensile Strain Capacity of Girth welded X52 pipes.</w:t>
      </w:r>
    </w:p>
    <w:p w:rsidR="00505F6B" w:rsidRDefault="00D50A02" w:rsidP="00BD1AC1">
      <w:pPr>
        <w:jc w:val="both"/>
        <w:rPr>
          <w:ins w:id="16" w:author="Samer Adeeb" w:date="2014-06-03T13:53:00Z"/>
          <w:rFonts w:ascii="Times New Roman" w:eastAsiaTheme="minorEastAsia" w:hAnsi="Times New Roman" w:cs="Times New Roman"/>
          <w:sz w:val="24"/>
          <w:szCs w:val="24"/>
        </w:rPr>
      </w:pPr>
      <w:r w:rsidRPr="00516CAF">
        <w:rPr>
          <w:rFonts w:ascii="Times New Roman" w:hAnsi="Times New Roman" w:cs="Times New Roman"/>
          <w:sz w:val="24"/>
          <w:szCs w:val="24"/>
        </w:rPr>
        <w:t xml:space="preserve">In the scope of this project </w:t>
      </w:r>
      <w:r w:rsidR="00BD1AC1" w:rsidRPr="00516CAF">
        <w:rPr>
          <w:rFonts w:ascii="Times New Roman" w:hAnsi="Times New Roman" w:cs="Times New Roman"/>
          <w:sz w:val="24"/>
          <w:szCs w:val="24"/>
        </w:rPr>
        <w:t xml:space="preserve">we are aiming to develop a model which predicts </w:t>
      </w:r>
      <w:r w:rsidRPr="00516CAF">
        <w:rPr>
          <w:rFonts w:ascii="Times New Roman" w:hAnsi="Times New Roman" w:cs="Times New Roman"/>
          <w:sz w:val="24"/>
          <w:szCs w:val="24"/>
        </w:rPr>
        <w:t xml:space="preserve">the tensile strain capacity </w:t>
      </w:r>
      <w:r w:rsidR="00AB125A" w:rsidRPr="00516CAF">
        <w:rPr>
          <w:rFonts w:ascii="Times New Roman" w:hAnsi="Times New Roman" w:cs="Times New Roman"/>
          <w:sz w:val="24"/>
          <w:szCs w:val="24"/>
        </w:rPr>
        <w:t>using</w:t>
      </w:r>
      <w:r w:rsidRPr="00516CAF">
        <w:rPr>
          <w:rFonts w:ascii="Times New Roman" w:hAnsi="Times New Roman" w:cs="Times New Roman"/>
          <w:sz w:val="24"/>
          <w:szCs w:val="24"/>
        </w:rPr>
        <w:t xml:space="preserve"> </w:t>
      </w:r>
      <w:r w:rsidR="00AB125A" w:rsidRPr="00516CAF">
        <w:rPr>
          <w:rFonts w:ascii="Times New Roman" w:hAnsi="Times New Roman" w:cs="Times New Roman"/>
          <w:sz w:val="24"/>
          <w:szCs w:val="24"/>
        </w:rPr>
        <w:t>three input</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These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are the</w:t>
      </w:r>
      <w:r w:rsidR="00BD1AC1" w:rsidRPr="00516CAF">
        <w:rPr>
          <w:rFonts w:ascii="Times New Roman" w:hAnsi="Times New Roman" w:cs="Times New Roman"/>
          <w:sz w:val="24"/>
          <w:szCs w:val="24"/>
        </w:rPr>
        <w:t xml:space="preserve"> same ones which take two different values in the full scale experiments:</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 xml:space="preserve">The </w:t>
      </w:r>
      <w:r w:rsidRPr="00516CAF">
        <w:rPr>
          <w:rFonts w:ascii="Times New Roman" w:hAnsi="Times New Roman" w:cs="Times New Roman"/>
          <w:sz w:val="24"/>
          <w:szCs w:val="24"/>
        </w:rPr>
        <w:t xml:space="preserve">ratio of flaw length to pipe wall </w:t>
      </w:r>
      <w:proofErr w:type="gramStart"/>
      <w:r w:rsidRPr="00516CAF">
        <w:rPr>
          <w:rFonts w:ascii="Times New Roman" w:hAnsi="Times New Roman" w:cs="Times New Roman"/>
          <w:sz w:val="24"/>
          <w:szCs w:val="24"/>
        </w:rPr>
        <w:t xml:space="preserve">thickness </w:t>
      </w:r>
      <w:proofErr w:type="gramEnd"/>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the ratio of flaw depth to pipe wall thickness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and the internal pressure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Pr="00516CAF">
        <w:rPr>
          <w:rFonts w:ascii="Times New Roman" w:eastAsiaTheme="minorEastAsia" w:hAnsi="Times New Roman" w:cs="Times New Roman"/>
          <w:sz w:val="24"/>
          <w:szCs w:val="24"/>
        </w:rPr>
        <w:t>.</w:t>
      </w:r>
      <w:r w:rsidR="00AB125A" w:rsidRPr="00516CAF">
        <w:rPr>
          <w:rFonts w:ascii="Times New Roman" w:eastAsiaTheme="minorEastAsia" w:hAnsi="Times New Roman" w:cs="Times New Roman"/>
          <w:sz w:val="24"/>
          <w:szCs w:val="24"/>
        </w:rPr>
        <w:t xml:space="preserve"> Since the experimental results are limited to two levels of each parameter, a finite element model</w:t>
      </w:r>
      <w:r w:rsidR="00E05DD8" w:rsidRPr="00516CAF">
        <w:rPr>
          <w:rFonts w:ascii="Times New Roman" w:eastAsiaTheme="minorEastAsia" w:hAnsi="Times New Roman" w:cs="Times New Roman"/>
          <w:sz w:val="24"/>
          <w:szCs w:val="24"/>
        </w:rPr>
        <w:t xml:space="preserve"> </w:t>
      </w:r>
      <w:commentRangeStart w:id="17"/>
      <w:r w:rsidR="00E05DD8" w:rsidRPr="00516CAF">
        <w:rPr>
          <w:rFonts w:ascii="Times New Roman" w:eastAsiaTheme="minorEastAsia" w:hAnsi="Times New Roman" w:cs="Times New Roman"/>
          <w:sz w:val="24"/>
          <w:szCs w:val="24"/>
        </w:rPr>
        <w:t>is</w:t>
      </w:r>
      <w:r w:rsidR="00AB125A" w:rsidRPr="00516CAF">
        <w:rPr>
          <w:rFonts w:ascii="Times New Roman" w:eastAsiaTheme="minorEastAsia" w:hAnsi="Times New Roman" w:cs="Times New Roman"/>
          <w:sz w:val="24"/>
          <w:szCs w:val="24"/>
        </w:rPr>
        <w:t xml:space="preserve"> </w:t>
      </w:r>
      <w:commentRangeEnd w:id="17"/>
      <w:r w:rsidR="00505F6B">
        <w:rPr>
          <w:rStyle w:val="CommentReference"/>
        </w:rPr>
        <w:commentReference w:id="17"/>
      </w:r>
      <w:r w:rsidR="00AB125A" w:rsidRPr="00516CAF">
        <w:rPr>
          <w:rFonts w:ascii="Times New Roman" w:eastAsiaTheme="minorEastAsia" w:hAnsi="Times New Roman" w:cs="Times New Roman"/>
          <w:sz w:val="24"/>
          <w:szCs w:val="24"/>
        </w:rPr>
        <w:t>developed which can accurately simulate the strain response of the pipe in order to obtain predictions for further levels of the parameters</w:t>
      </w:r>
      <w:r w:rsidR="00E05DD8" w:rsidRPr="00516CAF">
        <w:rPr>
          <w:rFonts w:ascii="Times New Roman" w:eastAsiaTheme="minorEastAsia" w:hAnsi="Times New Roman" w:cs="Times New Roman"/>
          <w:sz w:val="24"/>
          <w:szCs w:val="24"/>
        </w:rPr>
        <w:t xml:space="preserve"> for which no experimental data is available</w:t>
      </w:r>
      <w:r w:rsidR="00AB125A" w:rsidRPr="00516CAF">
        <w:rPr>
          <w:rFonts w:ascii="Times New Roman" w:eastAsiaTheme="minorEastAsia" w:hAnsi="Times New Roman" w:cs="Times New Roman"/>
          <w:sz w:val="24"/>
          <w:szCs w:val="24"/>
        </w:rPr>
        <w:t xml:space="preserve">. </w:t>
      </w:r>
    </w:p>
    <w:p w:rsidR="00505F6B" w:rsidRDefault="00505F6B" w:rsidP="00BD1AC1">
      <w:pPr>
        <w:jc w:val="both"/>
        <w:rPr>
          <w:ins w:id="18" w:author="Samer Adeeb" w:date="2014-06-03T13:53:00Z"/>
          <w:rFonts w:ascii="Times New Roman" w:eastAsiaTheme="minorEastAsia" w:hAnsi="Times New Roman" w:cs="Times New Roman"/>
          <w:sz w:val="24"/>
          <w:szCs w:val="24"/>
        </w:rPr>
      </w:pPr>
    </w:p>
    <w:p w:rsidR="00B64EC9" w:rsidRDefault="007460A9"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t xml:space="preserve">The combination of experimental and simulated results will provide us with a large database of strain responses based on which the model can be developed. </w:t>
      </w:r>
      <w:r w:rsidR="008E398B" w:rsidRPr="00516CAF">
        <w:rPr>
          <w:rFonts w:ascii="Times New Roman" w:eastAsiaTheme="minorEastAsia" w:hAnsi="Times New Roman" w:cs="Times New Roman"/>
          <w:sz w:val="24"/>
          <w:szCs w:val="24"/>
        </w:rPr>
        <w:t xml:space="preserve">The model will consist of </w:t>
      </w:r>
      <w:commentRangeStart w:id="19"/>
      <w:r w:rsidR="00BA0A6C" w:rsidRPr="00516CAF">
        <w:rPr>
          <w:rFonts w:ascii="Times New Roman" w:eastAsiaTheme="minorEastAsia" w:hAnsi="Times New Roman" w:cs="Times New Roman"/>
          <w:sz w:val="24"/>
          <w:szCs w:val="24"/>
        </w:rPr>
        <w:t>Bezi</w:t>
      </w:r>
      <w:r w:rsidR="00EC4107" w:rsidRPr="00516CAF">
        <w:rPr>
          <w:rFonts w:ascii="Times New Roman" w:eastAsiaTheme="minorEastAsia" w:hAnsi="Times New Roman" w:cs="Times New Roman"/>
          <w:sz w:val="24"/>
          <w:szCs w:val="24"/>
        </w:rPr>
        <w:t>e</w:t>
      </w:r>
      <w:r w:rsidR="00BA0A6C" w:rsidRPr="00516CAF">
        <w:rPr>
          <w:rFonts w:ascii="Times New Roman" w:eastAsiaTheme="minorEastAsia" w:hAnsi="Times New Roman" w:cs="Times New Roman"/>
          <w:sz w:val="24"/>
          <w:szCs w:val="24"/>
        </w:rPr>
        <w:t xml:space="preserve">r </w:t>
      </w:r>
      <w:r w:rsidR="008E398B" w:rsidRPr="00516CAF">
        <w:rPr>
          <w:rFonts w:ascii="Times New Roman" w:eastAsiaTheme="minorEastAsia" w:hAnsi="Times New Roman" w:cs="Times New Roman"/>
          <w:sz w:val="24"/>
          <w:szCs w:val="24"/>
        </w:rPr>
        <w:t xml:space="preserve">surface equations corresponding </w:t>
      </w:r>
      <w:commentRangeEnd w:id="19"/>
      <w:r w:rsidR="00505F6B">
        <w:rPr>
          <w:rStyle w:val="CommentReference"/>
        </w:rPr>
        <w:commentReference w:id="19"/>
      </w:r>
      <w:commentRangeStart w:id="20"/>
      <w:r w:rsidR="008E398B" w:rsidRPr="00516CAF">
        <w:rPr>
          <w:rFonts w:ascii="Times New Roman" w:eastAsiaTheme="minorEastAsia" w:hAnsi="Times New Roman" w:cs="Times New Roman"/>
          <w:sz w:val="24"/>
          <w:szCs w:val="24"/>
        </w:rPr>
        <w:t>to</w:t>
      </w:r>
      <w:commentRangeEnd w:id="20"/>
      <w:r w:rsidR="001A5837">
        <w:rPr>
          <w:rStyle w:val="CommentReference"/>
        </w:rPr>
        <w:commentReference w:id="20"/>
      </w:r>
      <w:r w:rsidR="008E398B" w:rsidRPr="00516CAF">
        <w:rPr>
          <w:rFonts w:ascii="Times New Roman" w:eastAsiaTheme="minorEastAsia" w:hAnsi="Times New Roman" w:cs="Times New Roman"/>
          <w:sz w:val="24"/>
          <w:szCs w:val="24"/>
        </w:rPr>
        <w:t xml:space="preserve"> different levels of internal pressure. The surface equations will describe the variation of the tensile strain capacity with respect to </w:t>
      </w:r>
      <m:oMath>
        <m:r>
          <w:rPr>
            <w:rFonts w:ascii="Cambria Math" w:eastAsiaTheme="minorEastAsia" w:hAnsi="Cambria Math" w:cs="Times New Roman"/>
            <w:sz w:val="24"/>
            <w:szCs w:val="24"/>
          </w:rPr>
          <m:t>ξ</m:t>
        </m:r>
      </m:oMath>
      <w:r w:rsidR="008E398B"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552CDE" w:rsidRPr="00516CAF">
        <w:rPr>
          <w:rFonts w:ascii="Times New Roman" w:eastAsiaTheme="minorEastAsia" w:hAnsi="Times New Roman" w:cs="Times New Roman"/>
          <w:sz w:val="24"/>
          <w:szCs w:val="24"/>
        </w:rPr>
        <w:t xml:space="preserve"> for selected levels</w:t>
      </w:r>
      <w:r w:rsidR="008E398B" w:rsidRPr="00516CAF">
        <w:rPr>
          <w:rFonts w:ascii="Times New Roman" w:eastAsiaTheme="minorEastAsia" w:hAnsi="Times New Roman" w:cs="Times New Roman"/>
          <w:sz w:val="24"/>
          <w:szCs w:val="24"/>
        </w:rPr>
        <w:t xml:space="preserve"> </w:t>
      </w:r>
      <w:proofErr w:type="gramStart"/>
      <w:r w:rsidR="008E398B" w:rsidRPr="00516CAF">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8E398B" w:rsidRPr="00516CAF">
        <w:rPr>
          <w:rFonts w:ascii="Times New Roman" w:eastAsiaTheme="minorEastAsia" w:hAnsi="Times New Roman" w:cs="Times New Roman"/>
          <w:sz w:val="24"/>
          <w:szCs w:val="24"/>
        </w:rPr>
        <w:t>.</w:t>
      </w:r>
    </w:p>
    <w:p w:rsidR="00EC4107" w:rsidRPr="00516CAF" w:rsidRDefault="00EC4107" w:rsidP="00BD1AC1">
      <w:pPr>
        <w:jc w:val="both"/>
        <w:rPr>
          <w:rFonts w:ascii="Times New Roman" w:eastAsiaTheme="minorEastAsia" w:hAnsi="Times New Roman" w:cs="Times New Roman"/>
          <w:b/>
          <w:sz w:val="24"/>
          <w:szCs w:val="24"/>
        </w:rPr>
      </w:pPr>
      <w:r w:rsidRPr="00516CAF">
        <w:rPr>
          <w:rFonts w:ascii="Times New Roman" w:eastAsiaTheme="minorEastAsia" w:hAnsi="Times New Roman" w:cs="Times New Roman"/>
          <w:b/>
          <w:sz w:val="24"/>
          <w:szCs w:val="24"/>
        </w:rPr>
        <w:t>Definition of the Bezier surfaces for the prediction of the tensile strain capacity</w:t>
      </w:r>
    </w:p>
    <w:p w:rsidR="00EC4107" w:rsidRPr="00516CAF" w:rsidRDefault="00EC4107"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t xml:space="preserve">Bezier surfaces are defined by a two dimensional grid of control </w:t>
      </w:r>
      <w:proofErr w:type="gramStart"/>
      <w:r w:rsidRPr="00516CAF">
        <w:rPr>
          <w:rFonts w:ascii="Times New Roman" w:eastAsiaTheme="minorEastAsia" w:hAnsi="Times New Roman" w:cs="Times New Roman"/>
          <w:sz w:val="24"/>
          <w:szCs w:val="24"/>
        </w:rPr>
        <w:t xml:space="preserve">points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oMath>
      <w:r w:rsidRPr="00516CAF">
        <w:rPr>
          <w:rFonts w:ascii="Times New Roman" w:eastAsiaTheme="minorEastAsia" w:hAnsi="Times New Roman" w:cs="Times New Roman"/>
          <w:sz w:val="24"/>
          <w:szCs w:val="24"/>
        </w:rPr>
        <w:t xml:space="preserve">. In this </w:t>
      </w:r>
      <w:r w:rsidR="00832F87" w:rsidRPr="00516CAF">
        <w:rPr>
          <w:rFonts w:ascii="Times New Roman" w:eastAsiaTheme="minorEastAsia" w:hAnsi="Times New Roman" w:cs="Times New Roman"/>
          <w:sz w:val="24"/>
          <w:szCs w:val="24"/>
        </w:rPr>
        <w:t>project</w:t>
      </w:r>
      <w:r w:rsidRPr="00516CAF">
        <w:rPr>
          <w:rFonts w:ascii="Times New Roman" w:eastAsiaTheme="minorEastAsia" w:hAnsi="Times New Roman" w:cs="Times New Roman"/>
          <w:sz w:val="24"/>
          <w:szCs w:val="24"/>
        </w:rPr>
        <w:t xml:space="preserve"> the experimental and simulated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Pr="00516CAF">
        <w:rPr>
          <w:rFonts w:ascii="Times New Roman" w:eastAsiaTheme="minorEastAsia" w:hAnsi="Times New Roman" w:cs="Times New Roman"/>
          <w:sz w:val="24"/>
          <w:szCs w:val="24"/>
        </w:rPr>
        <w:t xml:space="preserve"> values constitute the control points. Let </w:t>
      </w:r>
      <m:oMath>
        <m:r>
          <w:rPr>
            <w:rFonts w:ascii="Cambria Math" w:eastAsiaTheme="minorEastAsia" w:hAnsi="Cambria Math" w:cs="Times New Roman"/>
            <w:sz w:val="24"/>
            <w:szCs w:val="24"/>
          </w:rPr>
          <m:t>(ξ, η)</m:t>
        </m:r>
      </m:oMath>
      <w:r w:rsidR="00715CBF" w:rsidRPr="00516CAF">
        <w:rPr>
          <w:rFonts w:ascii="Times New Roman" w:eastAsiaTheme="minorEastAsia" w:hAnsi="Times New Roman" w:cs="Times New Roman"/>
          <w:sz w:val="24"/>
          <w:szCs w:val="24"/>
        </w:rPr>
        <w:t xml:space="preserve"> be any flaw size combination which is neither experimentally tested nor simulated.</w:t>
      </w:r>
      <w:r w:rsidR="00ED4884" w:rsidRPr="00516CAF">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be the </w:t>
      </w:r>
      <w:r w:rsidR="00ED4884" w:rsidRPr="00516CAF">
        <w:rPr>
          <w:rFonts w:ascii="Times New Roman" w:eastAsiaTheme="minorEastAsia" w:hAnsi="Times New Roman" w:cs="Times New Roman"/>
          <w:sz w:val="24"/>
          <w:szCs w:val="24"/>
        </w:rPr>
        <w:lastRenderedPageBreak/>
        <w:t xml:space="preserve">lower and upper bounds </w:t>
      </w:r>
      <w:proofErr w:type="gramStart"/>
      <w:r w:rsidR="00ED4884" w:rsidRPr="00516CAF">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(ξ,η)</m:t>
        </m:r>
      </m:oMath>
      <w:r w:rsidR="00ED4884" w:rsidRPr="00516CAF">
        <w:rPr>
          <w:rFonts w:ascii="Times New Roman" w:eastAsiaTheme="minorEastAsia" w:hAnsi="Times New Roman" w:cs="Times New Roman"/>
          <w:sz w:val="24"/>
          <w:szCs w:val="24"/>
        </w:rPr>
        <w:t>.</w:t>
      </w:r>
      <w:r w:rsidR="00ED4884" w:rsidRPr="00516CAF">
        <w:rPr>
          <w:rFonts w:ascii="Times New Roman" w:hAnsi="Times New Roman" w:cs="Times New Roman"/>
          <w:sz w:val="24"/>
          <w:szCs w:val="24"/>
        </w:rPr>
        <w:t xml:space="preserve"> The first step in defining the Bezier surface is to map </w:t>
      </w:r>
      <m:oMath>
        <m:r>
          <w:rPr>
            <w:rFonts w:ascii="Cambria Math" w:hAnsi="Cambria Math" w:cs="Times New Roman"/>
            <w:sz w:val="24"/>
            <w:szCs w:val="24"/>
          </w:rPr>
          <m:t>ξ</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η </m:t>
        </m:r>
      </m:oMath>
      <w:r w:rsidR="00ED4884" w:rsidRPr="00516CAF">
        <w:rPr>
          <w:rFonts w:ascii="Times New Roman" w:eastAsiaTheme="minorEastAsia" w:hAnsi="Times New Roman" w:cs="Times New Roman"/>
          <w:sz w:val="24"/>
          <w:szCs w:val="24"/>
        </w:rPr>
        <w:t xml:space="preserve">into the interval </w:t>
      </w:r>
      <m:oMath>
        <m:r>
          <w:rPr>
            <w:rFonts w:ascii="Cambria Math" w:eastAsiaTheme="minorEastAsia" w:hAnsi="Cambria Math" w:cs="Times New Roman"/>
            <w:sz w:val="24"/>
            <w:szCs w:val="24"/>
          </w:rPr>
          <m:t>[0,1]</m:t>
        </m:r>
      </m:oMath>
      <w:r w:rsidR="00ED4884" w:rsidRPr="00516CAF">
        <w:rPr>
          <w:rFonts w:ascii="Times New Roman" w:eastAsiaTheme="minorEastAsia" w:hAnsi="Times New Roman" w:cs="Times New Roman"/>
          <w:sz w:val="24"/>
          <w:szCs w:val="24"/>
        </w:rPr>
        <w:t xml:space="preserve"> as follows:</w:t>
      </w:r>
    </w:p>
    <w:p w:rsidR="00ED4884" w:rsidRPr="00516CAF" w:rsidRDefault="00B72953" w:rsidP="00BD1AC1">
      <w:pPr>
        <w:jc w:val="both"/>
        <w:rPr>
          <w:rFonts w:ascii="Times New Roman" w:eastAsiaTheme="minorEastAsia" w:hAnsi="Times New Roman" w:cs="Times New Roman"/>
          <w:i/>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ξ-</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den>
          </m:f>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den>
          </m:f>
        </m:oMath>
      </m:oMathPara>
    </w:p>
    <w:p w:rsidR="00ED4884" w:rsidRPr="00516CAF" w:rsidRDefault="00ED4884"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 xml:space="preserve">Where </w:t>
      </w:r>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are the transformed versions of </w:t>
      </w:r>
      <m:oMath>
        <m:r>
          <w:rPr>
            <w:rFonts w:ascii="Cambria Math" w:eastAsiaTheme="minorEastAsia"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such </w:t>
      </w:r>
      <w:proofErr w:type="gramStart"/>
      <w:r w:rsidRPr="00516CAF">
        <w:rPr>
          <w:rFonts w:ascii="Times New Roman" w:eastAsiaTheme="minorEastAsia" w:hAnsi="Times New Roman" w:cs="Times New Roman"/>
          <w:sz w:val="24"/>
          <w:szCs w:val="24"/>
        </w:rPr>
        <w:t xml:space="preserve">that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∈[0,1]</m:t>
        </m:r>
      </m:oMath>
      <w:r w:rsidRPr="00516CAF">
        <w:rPr>
          <w:rFonts w:ascii="Times New Roman" w:eastAsiaTheme="minorEastAsia" w:hAnsi="Times New Roman" w:cs="Times New Roman"/>
          <w:sz w:val="24"/>
          <w:szCs w:val="24"/>
        </w:rPr>
        <w:t>.</w:t>
      </w:r>
      <w:r w:rsidR="00D26EA2" w:rsidRPr="00516CAF">
        <w:rPr>
          <w:rFonts w:ascii="Times New Roman" w:eastAsiaTheme="minorEastAsia" w:hAnsi="Times New Roman" w:cs="Times New Roman"/>
          <w:sz w:val="24"/>
          <w:szCs w:val="24"/>
        </w:rPr>
        <w:t xml:space="preserve"> The equation describing the Bezier surface is constructed using Bernstein polynomials as shown in equation (1)</w:t>
      </w:r>
      <w:r w:rsidR="002F7140" w:rsidRPr="00516CAF">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D26EA2" w:rsidRPr="00516CAF" w:rsidTr="00721005">
        <w:tc>
          <w:tcPr>
            <w:tcW w:w="9039" w:type="dxa"/>
          </w:tcPr>
          <w:p w:rsidR="00D26EA2" w:rsidRPr="00516CAF" w:rsidRDefault="002F7140" w:rsidP="002F7140">
            <w:pPr>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e>
                    </m:nary>
                  </m:e>
                </m:nary>
              </m:oMath>
            </m:oMathPara>
          </w:p>
        </w:tc>
        <w:tc>
          <w:tcPr>
            <w:tcW w:w="537" w:type="dxa"/>
            <w:vAlign w:val="center"/>
          </w:tcPr>
          <w:p w:rsidR="00D26EA2" w:rsidRPr="00516CAF" w:rsidRDefault="00D26EA2" w:rsidP="00721005">
            <w:pPr>
              <w:jc w:val="center"/>
              <w:rPr>
                <w:rFonts w:ascii="Times New Roman" w:hAnsi="Times New Roman" w:cs="Times New Roman"/>
                <w:sz w:val="24"/>
                <w:szCs w:val="24"/>
              </w:rPr>
            </w:pPr>
            <w:r w:rsidRPr="00516CAF">
              <w:rPr>
                <w:rFonts w:ascii="Times New Roman" w:hAnsi="Times New Roman" w:cs="Times New Roman"/>
                <w:sz w:val="24"/>
                <w:szCs w:val="24"/>
              </w:rPr>
              <w:t>(1)</w:t>
            </w:r>
          </w:p>
        </w:tc>
      </w:tr>
    </w:tbl>
    <w:p w:rsidR="00794568" w:rsidRPr="00516CAF" w:rsidRDefault="00721005"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In equation (1),</w:t>
      </w:r>
      <w:r w:rsidR="00A002E6" w:rsidRPr="00516CAF">
        <w:rPr>
          <w:rFonts w:ascii="Times New Roman" w:hAnsi="Times New Roman" w:cs="Times New Roman"/>
          <w:sz w:val="24"/>
          <w:szCs w:val="24"/>
        </w:rPr>
        <w:t xml:space="preserve"> </w:t>
      </w:r>
      <m:oMath>
        <m:r>
          <w:rPr>
            <w:rFonts w:ascii="Cambria Math" w:hAnsi="Cambria Math" w:cs="Times New Roman"/>
            <w:sz w:val="24"/>
            <w:szCs w:val="24"/>
          </w:rPr>
          <m:t>m</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m:t>
        </m:r>
      </m:oMath>
      <w:r w:rsidR="00A002E6" w:rsidRPr="00516CAF">
        <w:rPr>
          <w:rFonts w:ascii="Times New Roman" w:eastAsiaTheme="minorEastAsia" w:hAnsi="Times New Roman" w:cs="Times New Roman"/>
          <w:sz w:val="24"/>
          <w:szCs w:val="24"/>
        </w:rPr>
        <w:t xml:space="preserve"> denote one less of the number of control points in </w:t>
      </w:r>
      <m:oMath>
        <m:r>
          <w:rPr>
            <w:rFonts w:ascii="Cambria Math" w:eastAsiaTheme="minorEastAsia" w:hAnsi="Cambria Math" w:cs="Times New Roman"/>
            <w:sz w:val="24"/>
            <w:szCs w:val="24"/>
          </w:rPr>
          <m:t>ξ</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A002E6" w:rsidRPr="00516CAF">
        <w:rPr>
          <w:rFonts w:ascii="Times New Roman" w:eastAsiaTheme="minorEastAsia" w:hAnsi="Times New Roman" w:cs="Times New Roman"/>
          <w:sz w:val="24"/>
          <w:szCs w:val="24"/>
        </w:rPr>
        <w:t xml:space="preserve"> directions respectively.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oMath>
      <w:r w:rsidRPr="00516CAF">
        <w:rPr>
          <w:rFonts w:ascii="Times New Roman" w:eastAsiaTheme="minorEastAsia" w:hAnsi="Times New Roman" w:cs="Times New Roman"/>
          <w:sz w:val="24"/>
          <w:szCs w:val="24"/>
        </w:rPr>
        <w:t xml:space="preserve"> </w:t>
      </w:r>
      <w:proofErr w:type="gramStart"/>
      <w:r w:rsidRPr="00516CAF">
        <w:rPr>
          <w:rFonts w:ascii="Times New Roman" w:eastAsiaTheme="minorEastAsia" w:hAnsi="Times New Roman" w:cs="Times New Roman"/>
          <w:sz w:val="24"/>
          <w:szCs w:val="24"/>
        </w:rPr>
        <w:t>and</w:t>
      </w:r>
      <w:proofErr w:type="gramEnd"/>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oMath>
      <w:r w:rsidRPr="00516CAF">
        <w:rPr>
          <w:rFonts w:ascii="Times New Roman" w:eastAsiaTheme="minorEastAsia" w:hAnsi="Times New Roman" w:cs="Times New Roman"/>
          <w:sz w:val="24"/>
          <w:szCs w:val="24"/>
        </w:rPr>
        <w:t xml:space="preserve"> </w:t>
      </w:r>
      <w:r w:rsidR="00A002E6" w:rsidRPr="00516CAF">
        <w:rPr>
          <w:rFonts w:ascii="Times New Roman" w:eastAsiaTheme="minorEastAsia" w:hAnsi="Times New Roman" w:cs="Times New Roman"/>
          <w:sz w:val="24"/>
          <w:szCs w:val="24"/>
        </w:rPr>
        <w:t xml:space="preserve">are </w:t>
      </w:r>
      <w:r w:rsidR="00CF515B" w:rsidRPr="00516CAF">
        <w:rPr>
          <w:rFonts w:ascii="Times New Roman" w:eastAsiaTheme="minorEastAsia" w:hAnsi="Times New Roman" w:cs="Times New Roman"/>
          <w:sz w:val="24"/>
          <w:szCs w:val="24"/>
        </w:rPr>
        <w:t xml:space="preserve">called </w:t>
      </w:r>
      <w:r w:rsidR="00A002E6" w:rsidRPr="00516CAF">
        <w:rPr>
          <w:rFonts w:ascii="Times New Roman" w:eastAsiaTheme="minorEastAsia" w:hAnsi="Times New Roman" w:cs="Times New Roman"/>
          <w:sz w:val="24"/>
          <w:szCs w:val="24"/>
        </w:rPr>
        <w:t>the Bernstein polynomials</w:t>
      </w:r>
      <w:r w:rsidR="00794568" w:rsidRPr="00516CAF">
        <w:rPr>
          <w:rFonts w:ascii="Times New Roman" w:eastAsiaTheme="minorEastAsia" w:hAnsi="Times New Roman" w:cs="Times New Roman"/>
          <w:sz w:val="24"/>
          <w:szCs w:val="24"/>
        </w:rPr>
        <w:t xml:space="preserve"> and their values are calculated as in equation (2)</w:t>
      </w:r>
      <w:r w:rsidR="00A002E6" w:rsidRPr="00516CAF">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794568" w:rsidRPr="00516CAF" w:rsidTr="00545F15">
        <w:tc>
          <w:tcPr>
            <w:tcW w:w="9039" w:type="dxa"/>
          </w:tcPr>
          <w:p w:rsidR="00794568" w:rsidRPr="00516CAF" w:rsidRDefault="00B72953" w:rsidP="00CD3B6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r>
                      <w:rPr>
                        <w:rFonts w:ascii="Cambria Math" w:hAnsi="Cambria Math" w:cs="Times New Roman"/>
                        <w:sz w:val="24"/>
                        <w:szCs w:val="24"/>
                      </w:rPr>
                      <m:t>ξ'</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m-i</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i</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1-ξ'</m:t>
                        </m:r>
                      </m:e>
                    </m:d>
                  </m:e>
                  <m:sup>
                    <m:r>
                      <w:rPr>
                        <w:rFonts w:ascii="Cambria Math" w:hAnsi="Cambria Math" w:cs="Times New Roman"/>
                        <w:sz w:val="24"/>
                        <w:szCs w:val="24"/>
                      </w:rPr>
                      <m:t>m-i</m:t>
                    </m:r>
                  </m:sup>
                </m:sSup>
              </m:oMath>
            </m:oMathPara>
          </w:p>
          <w:p w:rsidR="00CD3B66" w:rsidRPr="00516CAF" w:rsidRDefault="00B72953" w:rsidP="00812FA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r>
                      <w:rPr>
                        <w:rFonts w:ascii="Cambria Math" w:hAnsi="Cambria Math" w:cs="Times New Roman"/>
                        <w:sz w:val="24"/>
                        <w:szCs w:val="24"/>
                      </w:rPr>
                      <m:t>η'</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n-j</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j</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1-η'</m:t>
                        </m:r>
                      </m:e>
                    </m:d>
                  </m:e>
                  <m:sup>
                    <m:r>
                      <w:rPr>
                        <w:rFonts w:ascii="Cambria Math" w:hAnsi="Cambria Math" w:cs="Times New Roman"/>
                        <w:sz w:val="24"/>
                        <w:szCs w:val="24"/>
                      </w:rPr>
                      <m:t>n-j</m:t>
                    </m:r>
                  </m:sup>
                </m:sSup>
              </m:oMath>
            </m:oMathPara>
          </w:p>
        </w:tc>
        <w:tc>
          <w:tcPr>
            <w:tcW w:w="537" w:type="dxa"/>
            <w:vAlign w:val="center"/>
          </w:tcPr>
          <w:p w:rsidR="00794568" w:rsidRPr="00516CAF" w:rsidRDefault="00794568" w:rsidP="00E55CDC">
            <w:pPr>
              <w:jc w:val="center"/>
              <w:rPr>
                <w:rFonts w:ascii="Times New Roman" w:hAnsi="Times New Roman" w:cs="Times New Roman"/>
                <w:sz w:val="24"/>
                <w:szCs w:val="24"/>
              </w:rPr>
            </w:pPr>
            <w:r w:rsidRPr="00516CAF">
              <w:rPr>
                <w:rFonts w:ascii="Times New Roman" w:hAnsi="Times New Roman" w:cs="Times New Roman"/>
                <w:sz w:val="24"/>
                <w:szCs w:val="24"/>
              </w:rPr>
              <w:t>(2)</w:t>
            </w:r>
          </w:p>
        </w:tc>
      </w:tr>
    </w:tbl>
    <w:p w:rsidR="00D26EA2" w:rsidRPr="00ED4884" w:rsidRDefault="00A002E6" w:rsidP="00BD1AC1">
      <w:pPr>
        <w:jc w:val="both"/>
        <w:rPr>
          <w:rFonts w:ascii="Times New Roman" w:hAnsi="Times New Roman" w:cs="Times New Roman"/>
          <w:sz w:val="24"/>
          <w:szCs w:val="24"/>
        </w:rPr>
      </w:pPr>
      <w:r w:rsidRPr="00516CAF">
        <w:rPr>
          <w:rFonts w:ascii="Times New Roman" w:eastAsiaTheme="minorEastAsia" w:hAnsi="Times New Roman" w:cs="Times New Roman"/>
          <w:sz w:val="24"/>
          <w:szCs w:val="24"/>
        </w:rPr>
        <w:t>The product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oMath>
      <w:r w:rsidRPr="00516CAF">
        <w:rPr>
          <w:rFonts w:ascii="Times New Roman" w:eastAsiaTheme="minorEastAsia" w:hAnsi="Times New Roman" w:cs="Times New Roman"/>
          <w:sz w:val="24"/>
          <w:szCs w:val="24"/>
        </w:rPr>
        <w:t xml:space="preserve"> </w:t>
      </w:r>
      <w:r w:rsidR="00CD3B66" w:rsidRPr="00516CAF">
        <w:rPr>
          <w:rFonts w:ascii="Times New Roman" w:eastAsiaTheme="minorEastAsia" w:hAnsi="Times New Roman" w:cs="Times New Roman"/>
          <w:sz w:val="24"/>
          <w:szCs w:val="24"/>
        </w:rPr>
        <w:t xml:space="preserve">in equation (1) are </w:t>
      </w:r>
      <w:r w:rsidRPr="00516CAF">
        <w:rPr>
          <w:rFonts w:ascii="Times New Roman" w:eastAsiaTheme="minorEastAsia" w:hAnsi="Times New Roman" w:cs="Times New Roman"/>
          <w:sz w:val="24"/>
          <w:szCs w:val="24"/>
        </w:rPr>
        <w:t>weight coefficient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which define the contribution of the control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oMath>
      <w:r w:rsidRPr="00516CAF">
        <w:rPr>
          <w:rFonts w:ascii="Times New Roman" w:eastAsiaTheme="minorEastAsia" w:hAnsi="Times New Roman" w:cs="Times New Roman"/>
          <w:sz w:val="24"/>
          <w:szCs w:val="24"/>
        </w:rPr>
        <w:t xml:space="preserve"> to</w:t>
      </w:r>
      <w:r w:rsidR="00CF515B" w:rsidRPr="00516CAF">
        <w:rPr>
          <w:rFonts w:ascii="Times New Roman" w:eastAsiaTheme="minorEastAsia"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oMath>
      <w:r w:rsidR="00832F87" w:rsidRPr="00516CAF">
        <w:rPr>
          <w:rFonts w:ascii="Times New Roman" w:eastAsiaTheme="minorEastAsia" w:hAnsi="Times New Roman" w:cs="Times New Roman"/>
          <w:sz w:val="24"/>
          <w:szCs w:val="24"/>
        </w:rPr>
        <w:t xml:space="preserve"> which represents </w:t>
      </w:r>
      <w:r w:rsidRPr="00516CAF">
        <w:rPr>
          <w:rFonts w:ascii="Times New Roman" w:eastAsiaTheme="minorEastAsia" w:hAnsi="Times New Roman" w:cs="Times New Roman"/>
          <w:sz w:val="24"/>
          <w:szCs w:val="24"/>
        </w:rPr>
        <w:t xml:space="preserve">the </w:t>
      </w:r>
      <w:r w:rsidR="00CF515B" w:rsidRPr="00516CAF">
        <w:rPr>
          <w:rFonts w:ascii="Times New Roman" w:eastAsiaTheme="minorEastAsia" w:hAnsi="Times New Roman" w:cs="Times New Roman"/>
          <w:sz w:val="24"/>
          <w:szCs w:val="24"/>
        </w:rPr>
        <w:t xml:space="preserve">predicted tensile strain capacity for the flaw </w:t>
      </w:r>
      <w:proofErr w:type="gramStart"/>
      <w:r w:rsidR="00CF515B" w:rsidRPr="00516CAF">
        <w:rPr>
          <w:rFonts w:ascii="Times New Roman" w:eastAsiaTheme="minorEastAsia" w:hAnsi="Times New Roman" w:cs="Times New Roman"/>
          <w:sz w:val="24"/>
          <w:szCs w:val="24"/>
        </w:rPr>
        <w:t xml:space="preserve">configuration </w:t>
      </w:r>
      <w:proofErr w:type="gramEnd"/>
      <m:oMath>
        <m:r>
          <w:rPr>
            <w:rFonts w:ascii="Cambria Math" w:eastAsiaTheme="minorEastAsia" w:hAnsi="Cambria Math" w:cs="Times New Roman"/>
            <w:sz w:val="24"/>
            <w:szCs w:val="24"/>
          </w:rPr>
          <m:t>(ξ, η)</m:t>
        </m:r>
      </m:oMath>
      <w:r w:rsidR="00CF515B" w:rsidRPr="00516CAF">
        <w:rPr>
          <w:rFonts w:ascii="Times New Roman" w:eastAsiaTheme="minorEastAsia" w:hAnsi="Times New Roman" w:cs="Times New Roman"/>
          <w:sz w:val="24"/>
          <w:szCs w:val="24"/>
        </w:rPr>
        <w:t>.</w:t>
      </w:r>
    </w:p>
    <w:p w:rsidR="00013253" w:rsidRPr="00F45F75"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1.4: </w:t>
      </w:r>
      <w:r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B72953"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B72953"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B72953"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lastRenderedPageBreak/>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247CB8">
        <w:rPr>
          <w:rFonts w:ascii="Times New Roman" w:hAnsi="Times New Roman" w:cs="Times New Roman"/>
          <w:noProof/>
          <w:color w:val="auto"/>
          <w:sz w:val="24"/>
          <w:szCs w:val="24"/>
        </w:rPr>
        <w:t>2</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B72953"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B72953"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0E2D4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Pr="00BD6546">
        <w:rPr>
          <w:rFonts w:ascii="Times New Roman" w:hAnsi="Times New Roman" w:cs="Times New Roman"/>
          <w:noProof/>
          <w:color w:val="auto"/>
          <w:sz w:val="24"/>
          <w:szCs w:val="24"/>
        </w:rPr>
        <w:t>3</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 xml:space="preserve">448 </w:t>
            </w:r>
            <w:proofErr w:type="spellStart"/>
            <w:r w:rsidRPr="00247CB8">
              <w:rPr>
                <w:rFonts w:ascii="Times New Roman" w:eastAsia="Times New Roman" w:hAnsi="Times New Roman" w:cs="Times New Roman"/>
                <w:sz w:val="24"/>
                <w:szCs w:val="24"/>
                <w:lang w:eastAsia="en-CA"/>
              </w:rPr>
              <w:t>MPa</w:t>
            </w:r>
            <w:proofErr w:type="spellEnd"/>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410A545B" wp14:editId="4452FB6E">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B72953" w:rsidRPr="00CA3C50" w:rsidRDefault="00B72953"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B72953" w:rsidRPr="00CA3C50" w:rsidRDefault="00B72953"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2"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Br&#10;JliuEQQAAMIOAAAOAAAAAAAAAAAAAAAAAC4CAABkcnMvZTJvRG9jLnhtbFBLAQItABQABgAIAAAA&#10;IQDRfHhk4QAAAAsBAAAPAAAAAAAAAAAAAAAAAGsGAABkcnMvZG93bnJldi54bWxQSwUGAAAAAAQA&#10;BADzAAAAeQcAAAAA&#10;">
                <v:group id="Group 647" o:spid="_x0000_s1033"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4"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5"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6"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7"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B72953" w:rsidRPr="00CA3C50" w:rsidRDefault="00B72953" w:rsidP="00000B1A">
                          <w:proofErr w:type="gramStart"/>
                          <w:r>
                            <w:t>x</w:t>
                          </w:r>
                          <w:proofErr w:type="gramEnd"/>
                        </w:p>
                      </w:txbxContent>
                    </v:textbox>
                  </v:shape>
                </v:group>
                <v:shape id="Text Box 8" o:spid="_x0000_s1038"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B72953" w:rsidRPr="00CA3C50" w:rsidRDefault="00B72953"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3E8472AB" wp14:editId="7A2FDD70">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19">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21"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11</w:t>
      </w:r>
      <w:r w:rsidRPr="00BD6546">
        <w:rPr>
          <w:rFonts w:ascii="Times New Roman" w:hAnsi="Times New Roman" w:cs="Times New Roman"/>
          <w:color w:val="auto"/>
          <w:sz w:val="24"/>
          <w:szCs w:val="24"/>
        </w:rPr>
        <w:fldChar w:fldCharType="end"/>
      </w:r>
      <w:bookmarkEnd w:id="21"/>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 xml:space="preserve">1.93 </w:t>
      </w:r>
      <w:proofErr w:type="spellStart"/>
      <w:r w:rsidR="00FB43CE" w:rsidRPr="006746CC">
        <w:rPr>
          <w:rFonts w:ascii="Times New Roman" w:hAnsi="Times New Roman" w:cs="Times New Roman"/>
          <w:sz w:val="24"/>
          <w:szCs w:val="24"/>
        </w:rPr>
        <w:t>MPa</w:t>
      </w:r>
      <w:proofErr w:type="spellEnd"/>
      <w:r w:rsidR="00FB43CE" w:rsidRPr="006746CC">
        <w:rPr>
          <w:rFonts w:ascii="Times New Roman" w:hAnsi="Times New Roman" w:cs="Times New Roman"/>
          <w:sz w:val="24"/>
          <w:szCs w:val="24"/>
        </w:rPr>
        <w:t xml:space="preserve"> and 7.72 </w:t>
      </w:r>
      <w:proofErr w:type="spellStart"/>
      <w:r w:rsidR="00FB43CE" w:rsidRPr="006746CC">
        <w:rPr>
          <w:rFonts w:ascii="Times New Roman" w:hAnsi="Times New Roman" w:cs="Times New Roman"/>
          <w:sz w:val="24"/>
          <w:szCs w:val="24"/>
        </w:rPr>
        <w:t>MPa</w:t>
      </w:r>
      <w:proofErr w:type="spellEnd"/>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lastRenderedPageBreak/>
        <w:drawing>
          <wp:inline distT="0" distB="0" distL="0" distR="0" wp14:anchorId="194F114B" wp14:editId="09572A9D">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22"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12</w:t>
      </w:r>
      <w:r w:rsidRPr="00BD6546">
        <w:rPr>
          <w:rFonts w:ascii="Times New Roman" w:hAnsi="Times New Roman" w:cs="Times New Roman"/>
          <w:color w:val="auto"/>
          <w:sz w:val="24"/>
          <w:szCs w:val="24"/>
        </w:rPr>
        <w:fldChar w:fldCharType="end"/>
      </w:r>
      <w:bookmarkEnd w:id="22"/>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700A7DA2" wp14:editId="5D829D52">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23"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60125">
        <w:rPr>
          <w:rFonts w:ascii="Times New Roman" w:hAnsi="Times New Roman" w:cs="Times New Roman"/>
          <w:noProof/>
          <w:color w:val="auto"/>
          <w:sz w:val="24"/>
          <w:szCs w:val="24"/>
        </w:rPr>
        <w:t>13</w:t>
      </w:r>
      <w:r w:rsidRPr="00BD6546">
        <w:rPr>
          <w:rFonts w:ascii="Times New Roman" w:hAnsi="Times New Roman" w:cs="Times New Roman"/>
          <w:color w:val="auto"/>
          <w:sz w:val="24"/>
          <w:szCs w:val="24"/>
        </w:rPr>
        <w:fldChar w:fldCharType="end"/>
      </w:r>
      <w:bookmarkEnd w:id="23"/>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and 7.72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24"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25" w:author="Celal" w:date="2014-05-18T20:24:00Z"/>
          <w:rFonts w:ascii="Times New Roman" w:hAnsi="Times New Roman" w:cs="Times New Roman"/>
          <w:sz w:val="24"/>
          <w:szCs w:val="24"/>
        </w:rPr>
      </w:pPr>
      <w:commentRangeStart w:id="26"/>
      <w:ins w:id="27"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28" w:author="Celal" w:date="2014-05-18T20:29:00Z">
        <w:r>
          <w:rPr>
            <w:rFonts w:ascii="Times New Roman" w:hAnsi="Times New Roman" w:cs="Times New Roman"/>
            <w:sz w:val="24"/>
            <w:szCs w:val="24"/>
          </w:rPr>
          <w:t xml:space="preserve"> Furthermore the amount of internal pressure is </w:t>
        </w:r>
      </w:ins>
      <w:ins w:id="29" w:author="Celal" w:date="2014-05-18T20:30:00Z">
        <w:r>
          <w:rPr>
            <w:rFonts w:ascii="Times New Roman" w:hAnsi="Times New Roman" w:cs="Times New Roman"/>
            <w:sz w:val="24"/>
            <w:szCs w:val="24"/>
          </w:rPr>
          <w:t xml:space="preserve">a </w:t>
        </w:r>
      </w:ins>
      <w:ins w:id="30" w:author="Celal" w:date="2014-05-18T20:29:00Z">
        <w:r>
          <w:rPr>
            <w:rFonts w:ascii="Times New Roman" w:hAnsi="Times New Roman" w:cs="Times New Roman"/>
            <w:sz w:val="24"/>
            <w:szCs w:val="24"/>
          </w:rPr>
          <w:t>decisive</w:t>
        </w:r>
      </w:ins>
      <w:ins w:id="31" w:author="Celal" w:date="2014-05-18T20:30:00Z">
        <w:r>
          <w:rPr>
            <w:rFonts w:ascii="Times New Roman" w:hAnsi="Times New Roman" w:cs="Times New Roman"/>
            <w:sz w:val="24"/>
            <w:szCs w:val="24"/>
          </w:rPr>
          <w:t xml:space="preserve"> factor for the failure mode.</w:t>
        </w:r>
      </w:ins>
      <w:ins w:id="32" w:author="Celal" w:date="2014-05-18T20:29:00Z">
        <w:r>
          <w:rPr>
            <w:rFonts w:ascii="Times New Roman" w:hAnsi="Times New Roman" w:cs="Times New Roman"/>
            <w:sz w:val="24"/>
            <w:szCs w:val="24"/>
          </w:rPr>
          <w:t xml:space="preserve"> </w:t>
        </w:r>
      </w:ins>
      <w:ins w:id="33" w:author="Celal" w:date="2014-05-19T13:18:00Z">
        <w:r w:rsidR="004662BF">
          <w:rPr>
            <w:rFonts w:ascii="Times New Roman" w:hAnsi="Times New Roman" w:cs="Times New Roman"/>
            <w:sz w:val="24"/>
            <w:szCs w:val="24"/>
          </w:rPr>
          <w:t>In order to define a failure criterion</w:t>
        </w:r>
      </w:ins>
      <w:ins w:id="34" w:author="Celal" w:date="2014-05-19T13:19:00Z">
        <w:r w:rsidR="004662BF">
          <w:rPr>
            <w:rFonts w:ascii="Times New Roman" w:hAnsi="Times New Roman" w:cs="Times New Roman"/>
            <w:sz w:val="24"/>
            <w:szCs w:val="24"/>
          </w:rPr>
          <w:t>,</w:t>
        </w:r>
      </w:ins>
      <w:ins w:id="35" w:author="Celal" w:date="2014-05-19T13:18:00Z">
        <w:r w:rsidR="004662BF">
          <w:rPr>
            <w:rFonts w:ascii="Times New Roman" w:hAnsi="Times New Roman" w:cs="Times New Roman"/>
            <w:sz w:val="24"/>
            <w:szCs w:val="24"/>
          </w:rPr>
          <w:t xml:space="preserve"> </w:t>
        </w:r>
      </w:ins>
      <w:ins w:id="36"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37" w:author="Celal" w:date="2014-05-19T13:20:00Z">
        <w:r w:rsidR="004662BF">
          <w:rPr>
            <w:rFonts w:ascii="Times New Roman" w:hAnsi="Times New Roman" w:cs="Times New Roman"/>
            <w:sz w:val="24"/>
            <w:szCs w:val="24"/>
          </w:rPr>
          <w:t>plotted</w:t>
        </w:r>
      </w:ins>
      <w:ins w:id="38" w:author="Celal" w:date="2014-05-19T13:19:00Z">
        <w:r w:rsidR="004662BF">
          <w:rPr>
            <w:rFonts w:ascii="Times New Roman" w:hAnsi="Times New Roman" w:cs="Times New Roman"/>
            <w:sz w:val="24"/>
            <w:szCs w:val="24"/>
          </w:rPr>
          <w:t xml:space="preserve"> for different levels of internal pressure.</w:t>
        </w:r>
      </w:ins>
      <w:ins w:id="39" w:author="Celal" w:date="2014-05-19T13:20:00Z">
        <w:r w:rsidR="004662BF">
          <w:rPr>
            <w:rFonts w:ascii="Times New Roman" w:hAnsi="Times New Roman" w:cs="Times New Roman"/>
            <w:sz w:val="24"/>
            <w:szCs w:val="24"/>
          </w:rPr>
          <w:t xml:space="preserve"> These plots have revealed that</w:t>
        </w:r>
      </w:ins>
      <w:ins w:id="40" w:author="Celal" w:date="2014-05-19T13:22:00Z">
        <w:r w:rsidR="004662BF">
          <w:rPr>
            <w:rFonts w:ascii="Times New Roman" w:hAnsi="Times New Roman" w:cs="Times New Roman"/>
            <w:sz w:val="24"/>
            <w:szCs w:val="24"/>
          </w:rPr>
          <w:t xml:space="preserve"> starting from a certain level of inte</w:t>
        </w:r>
      </w:ins>
      <w:ins w:id="41" w:author="Celal" w:date="2014-05-19T13:23:00Z">
        <w:r w:rsidR="004662BF">
          <w:rPr>
            <w:rFonts w:ascii="Times New Roman" w:hAnsi="Times New Roman" w:cs="Times New Roman"/>
            <w:sz w:val="24"/>
            <w:szCs w:val="24"/>
          </w:rPr>
          <w:t>r</w:t>
        </w:r>
      </w:ins>
      <w:ins w:id="42" w:author="Celal" w:date="2014-05-19T13:22:00Z">
        <w:r w:rsidR="004662BF">
          <w:rPr>
            <w:rFonts w:ascii="Times New Roman" w:hAnsi="Times New Roman" w:cs="Times New Roman"/>
            <w:sz w:val="24"/>
            <w:szCs w:val="24"/>
          </w:rPr>
          <w:t>nal p</w:t>
        </w:r>
      </w:ins>
      <w:ins w:id="43"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44"/>
        <w:r w:rsidR="004662BF">
          <w:rPr>
            <w:rFonts w:ascii="Times New Roman" w:hAnsi="Times New Roman" w:cs="Times New Roman"/>
            <w:sz w:val="24"/>
            <w:szCs w:val="24"/>
          </w:rPr>
          <w:t>40</w:t>
        </w:r>
      </w:ins>
      <w:commentRangeEnd w:id="44"/>
      <w:r w:rsidR="00890844">
        <w:rPr>
          <w:rStyle w:val="CommentReference"/>
        </w:rPr>
        <w:commentReference w:id="44"/>
      </w:r>
      <w:ins w:id="45" w:author="Celal" w:date="2014-05-19T13:23:00Z">
        <w:r w:rsidR="004662BF">
          <w:rPr>
            <w:rFonts w:ascii="Times New Roman" w:hAnsi="Times New Roman" w:cs="Times New Roman"/>
            <w:sz w:val="24"/>
            <w:szCs w:val="24"/>
          </w:rPr>
          <w:t xml:space="preserve">% </w:t>
        </w:r>
        <w:commentRangeStart w:id="46"/>
        <w:r w:rsidR="004662BF">
          <w:rPr>
            <w:rFonts w:ascii="Times New Roman" w:hAnsi="Times New Roman" w:cs="Times New Roman"/>
            <w:sz w:val="24"/>
            <w:szCs w:val="24"/>
          </w:rPr>
          <w:t>whereas</w:t>
        </w:r>
      </w:ins>
      <w:commentRangeEnd w:id="46"/>
      <w:ins w:id="47" w:author="Celal" w:date="2014-06-03T14:57:00Z">
        <w:r w:rsidR="00503616">
          <w:rPr>
            <w:rStyle w:val="CommentReference"/>
          </w:rPr>
          <w:commentReference w:id="46"/>
        </w:r>
      </w:ins>
      <w:ins w:id="48" w:author="Celal" w:date="2014-05-19T13:23:00Z">
        <w:r w:rsidR="004662BF">
          <w:rPr>
            <w:rFonts w:ascii="Times New Roman" w:hAnsi="Times New Roman" w:cs="Times New Roman"/>
            <w:sz w:val="24"/>
            <w:szCs w:val="24"/>
          </w:rPr>
          <w:t xml:space="preserve"> the equivalent plastic strain at the tension side starts to exceed 40%. </w:t>
        </w:r>
      </w:ins>
      <w:ins w:id="49"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50" w:author="Celal" w:date="2014-05-19T13:25:00Z">
        <w:r w:rsidR="00280570">
          <w:rPr>
            <w:rFonts w:ascii="Times New Roman" w:hAnsi="Times New Roman" w:cs="Times New Roman"/>
            <w:sz w:val="24"/>
            <w:szCs w:val="24"/>
          </w:rPr>
          <w:t xml:space="preserve">can slightly change with respect to the steel grade of the </w:t>
        </w:r>
        <w:r w:rsidR="00280570">
          <w:rPr>
            <w:rFonts w:ascii="Times New Roman" w:hAnsi="Times New Roman" w:cs="Times New Roman"/>
            <w:sz w:val="24"/>
            <w:szCs w:val="24"/>
          </w:rPr>
          <w:lastRenderedPageBreak/>
          <w:t xml:space="preserve">pipe. </w:t>
        </w:r>
      </w:ins>
      <w:ins w:id="51"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52" w:author="Celal" w:date="2014-05-19T13:27:00Z">
        <w:r w:rsidR="00DD40EA">
          <w:rPr>
            <w:rFonts w:ascii="Times New Roman" w:hAnsi="Times New Roman" w:cs="Times New Roman"/>
            <w:sz w:val="24"/>
            <w:szCs w:val="24"/>
          </w:rPr>
          <w:t>compression side can exceed 40% whereas at the tension side it stays below 40%.</w:t>
        </w:r>
      </w:ins>
      <w:ins w:id="53" w:author="Celal" w:date="2014-05-19T13:20:00Z">
        <w:r w:rsidR="004662BF">
          <w:rPr>
            <w:rFonts w:ascii="Times New Roman" w:hAnsi="Times New Roman" w:cs="Times New Roman"/>
            <w:sz w:val="24"/>
            <w:szCs w:val="24"/>
          </w:rPr>
          <w:t xml:space="preserve"> </w:t>
        </w:r>
      </w:ins>
      <w:commentRangeEnd w:id="26"/>
      <w:r w:rsidR="00890844">
        <w:rPr>
          <w:rStyle w:val="CommentReference"/>
        </w:rPr>
        <w:commentReference w:id="26"/>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54" w:name="wang1"/>
      <w:r w:rsidRPr="00E65646">
        <w:rPr>
          <w:rFonts w:ascii="Times New Roman" w:hAnsi="Times New Roman" w:cs="Times New Roman"/>
          <w:sz w:val="24"/>
          <w:szCs w:val="24"/>
        </w:rPr>
        <w:t>[1]</w:t>
      </w:r>
      <w:bookmarkEnd w:id="54"/>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55" w:name="wang2"/>
      <w:r w:rsidRPr="00E65646">
        <w:rPr>
          <w:rFonts w:ascii="Times New Roman" w:hAnsi="Times New Roman" w:cs="Times New Roman"/>
          <w:sz w:val="24"/>
          <w:szCs w:val="24"/>
        </w:rPr>
        <w:t>[2]</w:t>
      </w:r>
      <w:bookmarkEnd w:id="55"/>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56" w:name="wang3"/>
      <w:r w:rsidRPr="00B05CBD">
        <w:rPr>
          <w:rFonts w:ascii="Times New Roman" w:hAnsi="Times New Roman" w:cs="Times New Roman"/>
          <w:sz w:val="24"/>
          <w:szCs w:val="24"/>
        </w:rPr>
        <w:t>[3]</w:t>
      </w:r>
      <w:bookmarkEnd w:id="56"/>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57" w:name="wang4"/>
      <w:proofErr w:type="gramStart"/>
      <w:r w:rsidRPr="00E65646">
        <w:rPr>
          <w:rFonts w:ascii="Times New Roman" w:hAnsi="Times New Roman" w:cs="Times New Roman"/>
          <w:sz w:val="24"/>
          <w:szCs w:val="24"/>
        </w:rPr>
        <w:t>[4]</w:t>
      </w:r>
      <w:bookmarkEnd w:id="57"/>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58" w:name="wang5"/>
      <w:proofErr w:type="gramStart"/>
      <w:r w:rsidRPr="00E65646">
        <w:rPr>
          <w:rFonts w:ascii="Times New Roman" w:hAnsi="Times New Roman" w:cs="Times New Roman"/>
          <w:sz w:val="24"/>
          <w:szCs w:val="24"/>
        </w:rPr>
        <w:t>[5]</w:t>
      </w:r>
      <w:bookmarkEnd w:id="5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59" w:name="wang6"/>
      <w:r>
        <w:rPr>
          <w:rFonts w:ascii="Times New Roman" w:hAnsi="Times New Roman" w:cs="Times New Roman"/>
          <w:sz w:val="24"/>
          <w:szCs w:val="24"/>
        </w:rPr>
        <w:t>[6]</w:t>
      </w:r>
      <w:bookmarkEnd w:id="59"/>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60" w:name="pick1980"/>
      <w:r>
        <w:rPr>
          <w:rFonts w:ascii="Times New Roman" w:hAnsi="Times New Roman" w:cs="Times New Roman"/>
          <w:sz w:val="24"/>
          <w:szCs w:val="24"/>
        </w:rPr>
        <w:t>[7]</w:t>
      </w:r>
      <w:bookmarkEnd w:id="60"/>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61" w:name="glover1981"/>
      <w:r>
        <w:rPr>
          <w:rFonts w:ascii="Times New Roman" w:eastAsia="Times New Roman" w:hAnsi="Times New Roman" w:cs="Times New Roman"/>
          <w:sz w:val="24"/>
          <w:szCs w:val="24"/>
          <w:lang w:eastAsia="en-CA"/>
        </w:rPr>
        <w:t>[8]</w:t>
      </w:r>
      <w:bookmarkEnd w:id="61"/>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62" w:name="glover1984"/>
      <w:r>
        <w:rPr>
          <w:rFonts w:ascii="Times New Roman" w:eastAsia="Times New Roman" w:hAnsi="Times New Roman" w:cs="Times New Roman"/>
          <w:sz w:val="24"/>
          <w:szCs w:val="24"/>
          <w:lang w:eastAsia="en-CA"/>
        </w:rPr>
        <w:t>[9]</w:t>
      </w:r>
      <w:bookmarkEnd w:id="62"/>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63" w:name="hertele"/>
      <w:r>
        <w:rPr>
          <w:rFonts w:ascii="Times New Roman" w:eastAsia="Times New Roman" w:hAnsi="Times New Roman" w:cs="Times New Roman"/>
          <w:sz w:val="24"/>
          <w:szCs w:val="24"/>
          <w:lang w:eastAsia="en-CA"/>
        </w:rPr>
        <w:t>[10]</w:t>
      </w:r>
      <w:bookmarkEnd w:id="63"/>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64"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64"/>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65" w:name="exxon"/>
      <w:r>
        <w:rPr>
          <w:rFonts w:ascii="Times New Roman" w:hAnsi="Times New Roman" w:cs="Times New Roman"/>
          <w:sz w:val="24"/>
          <w:szCs w:val="24"/>
        </w:rPr>
        <w:lastRenderedPageBreak/>
        <w:t>[</w:t>
      </w:r>
      <w:r>
        <w:rPr>
          <w:rFonts w:ascii="Times New Roman" w:hAnsi="Times New Roman" w:cs="Times New Roman"/>
          <w:sz w:val="24"/>
          <w:szCs w:val="24"/>
        </w:rPr>
        <w:t>12</w:t>
      </w:r>
      <w:r w:rsidRPr="002E5DF3">
        <w:rPr>
          <w:rFonts w:ascii="Times New Roman" w:hAnsi="Times New Roman" w:cs="Times New Roman"/>
          <w:sz w:val="24"/>
          <w:szCs w:val="24"/>
        </w:rPr>
        <w:t>]</w:t>
      </w:r>
      <w:bookmarkEnd w:id="65"/>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66" w:name="validationOstend"/>
      <w:r>
        <w:rPr>
          <w:rFonts w:ascii="Times New Roman" w:hAnsi="Times New Roman" w:cs="Times New Roman"/>
          <w:sz w:val="24"/>
          <w:szCs w:val="24"/>
        </w:rPr>
        <w:t>[13]</w:t>
      </w:r>
      <w:bookmarkEnd w:id="66"/>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67" w:name="ostby"/>
      <w:r>
        <w:rPr>
          <w:rFonts w:ascii="Times New Roman" w:hAnsi="Times New Roman" w:cs="Times New Roman"/>
          <w:sz w:val="24"/>
          <w:szCs w:val="24"/>
        </w:rPr>
        <w:t>[14]</w:t>
      </w:r>
      <w:bookmarkEnd w:id="67"/>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25189D" w:rsidRDefault="00CD3C07" w:rsidP="0025189D">
      <w:pPr>
        <w:rPr>
          <w:rFonts w:ascii="Times New Roman" w:hAnsi="Times New Roman" w:cs="Times New Roman"/>
          <w:sz w:val="24"/>
          <w:szCs w:val="24"/>
        </w:rPr>
      </w:pPr>
      <w:bookmarkStart w:id="68" w:name="senThesis"/>
      <w:r>
        <w:rPr>
          <w:rFonts w:ascii="Times New Roman" w:hAnsi="Times New Roman" w:cs="Times New Roman"/>
          <w:sz w:val="24"/>
          <w:szCs w:val="24"/>
        </w:rPr>
        <w:t>[15</w:t>
      </w:r>
      <w:r w:rsidR="0025189D" w:rsidRPr="00D43AA4">
        <w:rPr>
          <w:rFonts w:ascii="Times New Roman" w:hAnsi="Times New Roman" w:cs="Times New Roman"/>
          <w:sz w:val="24"/>
          <w:szCs w:val="24"/>
        </w:rPr>
        <w:t>]</w:t>
      </w:r>
      <w:bookmarkEnd w:id="68"/>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CD3C07" w:rsidP="0025189D">
      <w:pPr>
        <w:rPr>
          <w:rFonts w:ascii="Times New Roman" w:hAnsi="Times New Roman" w:cs="Times New Roman"/>
          <w:sz w:val="24"/>
          <w:szCs w:val="24"/>
        </w:rPr>
      </w:pPr>
      <w:bookmarkStart w:id="69" w:name="das"/>
      <w:r>
        <w:rPr>
          <w:rFonts w:ascii="Times New Roman" w:hAnsi="Times New Roman" w:cs="Times New Roman"/>
          <w:sz w:val="24"/>
          <w:szCs w:val="24"/>
        </w:rPr>
        <w:t>[16</w:t>
      </w:r>
      <w:r w:rsidR="00E55CDC">
        <w:rPr>
          <w:rFonts w:ascii="Times New Roman" w:hAnsi="Times New Roman" w:cs="Times New Roman"/>
          <w:sz w:val="24"/>
          <w:szCs w:val="24"/>
        </w:rPr>
        <w:t>]</w:t>
      </w:r>
      <w:bookmarkEnd w:id="69"/>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CD3C07" w:rsidP="0025189D">
      <w:pPr>
        <w:rPr>
          <w:rFonts w:ascii="Times New Roman" w:hAnsi="Times New Roman" w:cs="Times New Roman"/>
          <w:sz w:val="24"/>
          <w:szCs w:val="24"/>
        </w:rPr>
      </w:pPr>
      <w:bookmarkStart w:id="70" w:name="chen"/>
      <w:r>
        <w:rPr>
          <w:rFonts w:ascii="Times New Roman" w:hAnsi="Times New Roman" w:cs="Times New Roman"/>
          <w:sz w:val="24"/>
          <w:szCs w:val="24"/>
        </w:rPr>
        <w:t>[17</w:t>
      </w:r>
      <w:r w:rsidR="00E55CDC">
        <w:rPr>
          <w:rFonts w:ascii="Times New Roman" w:hAnsi="Times New Roman" w:cs="Times New Roman"/>
          <w:sz w:val="24"/>
          <w:szCs w:val="24"/>
        </w:rPr>
        <w:t>]</w:t>
      </w:r>
      <w:bookmarkEnd w:id="70"/>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CB2CBB" w:rsidRPr="00CB2CBB" w:rsidRDefault="00CD3C07" w:rsidP="0025189D">
      <w:pPr>
        <w:rPr>
          <w:rFonts w:ascii="Times New Roman" w:hAnsi="Times New Roman" w:cs="Times New Roman"/>
          <w:sz w:val="24"/>
          <w:szCs w:val="24"/>
        </w:rPr>
      </w:pPr>
      <w:bookmarkStart w:id="71" w:name="prci"/>
      <w:r>
        <w:rPr>
          <w:rFonts w:ascii="Times New Roman" w:hAnsi="Times New Roman" w:cs="Times New Roman"/>
          <w:sz w:val="24"/>
          <w:szCs w:val="24"/>
        </w:rPr>
        <w:t>[18</w:t>
      </w:r>
      <w:r w:rsidR="00CB2CBB" w:rsidRPr="00CB2CBB">
        <w:rPr>
          <w:rFonts w:ascii="Times New Roman" w:hAnsi="Times New Roman" w:cs="Times New Roman"/>
          <w:sz w:val="24"/>
          <w:szCs w:val="24"/>
        </w:rPr>
        <w:t>]</w:t>
      </w:r>
      <w:bookmarkEnd w:id="71"/>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25189D" w:rsidRPr="00F45F75" w:rsidRDefault="00E55CDC" w:rsidP="0025189D">
      <w:pPr>
        <w:rPr>
          <w:rFonts w:ascii="Times New Roman" w:hAnsi="Times New Roman" w:cs="Times New Roman"/>
          <w:sz w:val="24"/>
          <w:szCs w:val="24"/>
        </w:rPr>
      </w:pPr>
      <w:bookmarkStart w:id="72" w:name="sen2"/>
      <w:r>
        <w:rPr>
          <w:rFonts w:ascii="Times New Roman" w:hAnsi="Times New Roman" w:cs="Times New Roman"/>
          <w:sz w:val="24"/>
          <w:szCs w:val="24"/>
        </w:rPr>
        <w:t>[</w:t>
      </w:r>
      <w:r w:rsidR="00CD3C07">
        <w:rPr>
          <w:rFonts w:ascii="Times New Roman" w:hAnsi="Times New Roman" w:cs="Times New Roman"/>
          <w:sz w:val="24"/>
          <w:szCs w:val="24"/>
        </w:rPr>
        <w:t>19</w:t>
      </w:r>
      <w:r w:rsidR="0025189D" w:rsidRPr="00D43AA4">
        <w:rPr>
          <w:rFonts w:ascii="Times New Roman" w:hAnsi="Times New Roman" w:cs="Times New Roman"/>
          <w:sz w:val="24"/>
          <w:szCs w:val="24"/>
        </w:rPr>
        <w:t>]</w:t>
      </w:r>
      <w:bookmarkEnd w:id="72"/>
      <w:r w:rsidR="0025189D" w:rsidRPr="00D43AA4">
        <w:rPr>
          <w:rFonts w:ascii="Times New Roman" w:hAnsi="Times New Roman" w:cs="Times New Roman"/>
          <w:sz w:val="24"/>
          <w:szCs w:val="24"/>
        </w:rPr>
        <w:t xml:space="preserve"> Sen M., Cheng J.J.R., Zhou, J. (2011)</w:t>
      </w:r>
      <w:proofErr w:type="gramStart"/>
      <w:r w:rsidR="0025189D" w:rsidRPr="00D43AA4">
        <w:rPr>
          <w:rFonts w:ascii="Times New Roman" w:hAnsi="Times New Roman" w:cs="Times New Roman"/>
          <w:sz w:val="24"/>
          <w:szCs w:val="24"/>
        </w:rPr>
        <w:t>:</w:t>
      </w:r>
      <w:r w:rsidR="0025189D">
        <w:rPr>
          <w:rFonts w:ascii="Times New Roman" w:hAnsi="Times New Roman" w:cs="Times New Roman"/>
          <w:sz w:val="24"/>
          <w:szCs w:val="24"/>
        </w:rPr>
        <w:t xml:space="preserve"> </w:t>
      </w:r>
      <w:r w:rsidR="0025189D" w:rsidRPr="00D43AA4">
        <w:rPr>
          <w:rFonts w:ascii="Times New Roman" w:hAnsi="Times New Roman" w:cs="Times New Roman"/>
          <w:sz w:val="24"/>
          <w:szCs w:val="24"/>
        </w:rPr>
        <w:t>”</w:t>
      </w:r>
      <w:proofErr w:type="gramEnd"/>
      <w:r w:rsidR="0025189D" w:rsidRPr="00D43AA4">
        <w:rPr>
          <w:rFonts w:ascii="Times New Roman" w:hAnsi="Times New Roman" w:cs="Times New Roman"/>
          <w:sz w:val="24"/>
          <w:szCs w:val="24"/>
        </w:rPr>
        <w:t xml:space="preserve"> Behavior of Cold Bend Pipes under Bending Loads ”, Journal of Structural Engineering, Volume 137, Issue 5</w:t>
      </w:r>
      <w:r w:rsidR="0025189D">
        <w:rPr>
          <w:rFonts w:ascii="Times New Roman" w:hAnsi="Times New Roman" w:cs="Times New Roman"/>
          <w:sz w:val="24"/>
          <w:szCs w:val="24"/>
        </w:rPr>
        <w:t xml:space="preserve">, </w:t>
      </w:r>
      <w:r w:rsidR="0025189D" w:rsidRPr="00BD0073">
        <w:rPr>
          <w:rFonts w:ascii="Times New Roman" w:hAnsi="Times New Roman" w:cs="Times New Roman"/>
          <w:sz w:val="24"/>
          <w:szCs w:val="24"/>
        </w:rPr>
        <w:t>DOI:10.1061/(ASCE)ST.1943-541X.0000219</w:t>
      </w:r>
    </w:p>
    <w:p w:rsidR="0025189D" w:rsidRPr="00D172ED" w:rsidRDefault="00E55CDC" w:rsidP="0025189D">
      <w:pPr>
        <w:rPr>
          <w:rFonts w:ascii="Times New Roman" w:hAnsi="Times New Roman" w:cs="Times New Roman"/>
          <w:color w:val="000000"/>
          <w:sz w:val="24"/>
          <w:szCs w:val="24"/>
          <w:shd w:val="clear" w:color="auto" w:fill="FFFFFF"/>
        </w:rPr>
      </w:pPr>
      <w:bookmarkStart w:id="73" w:name="csa"/>
      <w:r>
        <w:rPr>
          <w:rFonts w:ascii="Times New Roman" w:hAnsi="Times New Roman" w:cs="Times New Roman"/>
          <w:sz w:val="24"/>
          <w:szCs w:val="24"/>
        </w:rPr>
        <w:t>[</w:t>
      </w:r>
      <w:r w:rsidR="00CD3C07">
        <w:rPr>
          <w:rFonts w:ascii="Times New Roman" w:hAnsi="Times New Roman" w:cs="Times New Roman"/>
          <w:sz w:val="24"/>
          <w:szCs w:val="24"/>
        </w:rPr>
        <w:t>20</w:t>
      </w:r>
      <w:r w:rsidR="0025189D" w:rsidRPr="00301E41">
        <w:rPr>
          <w:rFonts w:ascii="Times New Roman" w:hAnsi="Times New Roman" w:cs="Times New Roman"/>
          <w:sz w:val="24"/>
          <w:szCs w:val="24"/>
        </w:rPr>
        <w:t>]</w:t>
      </w:r>
      <w:bookmarkEnd w:id="73"/>
      <w:r w:rsidR="0025189D" w:rsidRPr="00301E41">
        <w:rPr>
          <w:rFonts w:ascii="Times New Roman" w:hAnsi="Times New Roman" w:cs="Times New Roman"/>
          <w:sz w:val="24"/>
          <w:szCs w:val="24"/>
        </w:rPr>
        <w:t xml:space="preserve"> CSA Z662-11; </w:t>
      </w:r>
      <w:r w:rsidR="0025189D" w:rsidRPr="00301E41">
        <w:rPr>
          <w:rFonts w:ascii="Times New Roman" w:hAnsi="Times New Roman" w:cs="Times New Roman"/>
          <w:color w:val="000000"/>
          <w:sz w:val="24"/>
          <w:szCs w:val="24"/>
          <w:shd w:val="clear" w:color="auto" w:fill="FFFFFF"/>
        </w:rPr>
        <w:t>Oil and gas pipeline systems - Sixth Edition; Update No. 1: January 2012</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Samer Adeeb" w:date="2014-06-03T14:59:00Z" w:initials="SA">
    <w:p w:rsidR="00B72953" w:rsidRDefault="00B72953">
      <w:pPr>
        <w:pStyle w:val="CommentText"/>
      </w:pPr>
      <w:r>
        <w:rPr>
          <w:rStyle w:val="CommentReference"/>
        </w:rPr>
        <w:annotationRef/>
      </w:r>
      <w:r>
        <w:t>Details of the FEA? In particular, how are you going to predict failure in FEA?</w:t>
      </w:r>
    </w:p>
  </w:comment>
  <w:comment w:id="19" w:author="Samer Adeeb" w:date="2014-06-03T14:59:00Z" w:initials="SA">
    <w:p w:rsidR="00B72953" w:rsidRDefault="00B72953">
      <w:pPr>
        <w:pStyle w:val="CommentText"/>
      </w:pPr>
      <w:r>
        <w:rPr>
          <w:rStyle w:val="CommentReference"/>
        </w:rPr>
        <w:annotationRef/>
      </w:r>
      <w:r>
        <w:t>Why Bezier surfaces?</w:t>
      </w:r>
    </w:p>
  </w:comment>
  <w:comment w:id="20" w:author="Celal" w:date="2014-06-03T14:59:00Z" w:initials="C">
    <w:p w:rsidR="00B72953" w:rsidRDefault="00B72953">
      <w:pPr>
        <w:pStyle w:val="CommentText"/>
      </w:pPr>
      <w:r>
        <w:rPr>
          <w:rStyle w:val="CommentReference"/>
        </w:rPr>
        <w:annotationRef/>
      </w:r>
      <w:r>
        <w:t xml:space="preserve">Bezier surfaces can be formulated in not too long equations and these equations can be used as a reference in codes or guidelines. More sophisticated surface models could be programmed and plotted however could not be written down as a prediction equation. </w:t>
      </w:r>
    </w:p>
  </w:comment>
  <w:comment w:id="44" w:author="Samer Adeeb" w:date="2014-06-03T14:59:00Z" w:initials="SA">
    <w:p w:rsidR="00B72953" w:rsidRDefault="00B72953">
      <w:pPr>
        <w:pStyle w:val="CommentText"/>
      </w:pPr>
      <w:r>
        <w:rPr>
          <w:rStyle w:val="CommentReference"/>
        </w:rPr>
        <w:annotationRef/>
      </w:r>
      <w:r>
        <w:t>Why 40%?</w:t>
      </w:r>
    </w:p>
  </w:comment>
  <w:comment w:id="46" w:author="Celal" w:date="2014-06-03T14:59:00Z" w:initials="C">
    <w:p w:rsidR="00B72953" w:rsidRDefault="00B72953">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26" w:author="Samer Adeeb" w:date="2014-06-03T14:59:00Z" w:initials="SA">
    <w:p w:rsidR="00B72953" w:rsidRDefault="00B72953">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13253"/>
    <w:rsid w:val="000325B9"/>
    <w:rsid w:val="000424BA"/>
    <w:rsid w:val="000538C3"/>
    <w:rsid w:val="00070742"/>
    <w:rsid w:val="00071398"/>
    <w:rsid w:val="000C339D"/>
    <w:rsid w:val="000E1F93"/>
    <w:rsid w:val="000E2D44"/>
    <w:rsid w:val="000F2D37"/>
    <w:rsid w:val="000F69B4"/>
    <w:rsid w:val="000F7FC2"/>
    <w:rsid w:val="00105BCD"/>
    <w:rsid w:val="00116FA6"/>
    <w:rsid w:val="00117E6B"/>
    <w:rsid w:val="001213E9"/>
    <w:rsid w:val="001309E3"/>
    <w:rsid w:val="001337CD"/>
    <w:rsid w:val="00142985"/>
    <w:rsid w:val="001514EC"/>
    <w:rsid w:val="00180BEF"/>
    <w:rsid w:val="0018234F"/>
    <w:rsid w:val="001A45D9"/>
    <w:rsid w:val="001A5837"/>
    <w:rsid w:val="001C2401"/>
    <w:rsid w:val="001C7474"/>
    <w:rsid w:val="002260A0"/>
    <w:rsid w:val="00242B56"/>
    <w:rsid w:val="00246D6B"/>
    <w:rsid w:val="00247CB8"/>
    <w:rsid w:val="0025189D"/>
    <w:rsid w:val="002523C2"/>
    <w:rsid w:val="00256FBA"/>
    <w:rsid w:val="00273CE1"/>
    <w:rsid w:val="00280570"/>
    <w:rsid w:val="00284330"/>
    <w:rsid w:val="002C3D2F"/>
    <w:rsid w:val="002E3CDC"/>
    <w:rsid w:val="002E4421"/>
    <w:rsid w:val="002E6597"/>
    <w:rsid w:val="002F7140"/>
    <w:rsid w:val="0030000D"/>
    <w:rsid w:val="003078B4"/>
    <w:rsid w:val="003121BA"/>
    <w:rsid w:val="00334ED9"/>
    <w:rsid w:val="0034552E"/>
    <w:rsid w:val="00360125"/>
    <w:rsid w:val="00364EC6"/>
    <w:rsid w:val="0036506E"/>
    <w:rsid w:val="003653DA"/>
    <w:rsid w:val="00390345"/>
    <w:rsid w:val="00393A5C"/>
    <w:rsid w:val="003C149F"/>
    <w:rsid w:val="003D16AF"/>
    <w:rsid w:val="00411DF7"/>
    <w:rsid w:val="004321FE"/>
    <w:rsid w:val="00437965"/>
    <w:rsid w:val="004508F6"/>
    <w:rsid w:val="004662BF"/>
    <w:rsid w:val="004732BD"/>
    <w:rsid w:val="00477B04"/>
    <w:rsid w:val="00496843"/>
    <w:rsid w:val="004A3DAD"/>
    <w:rsid w:val="004A4A73"/>
    <w:rsid w:val="004B52F0"/>
    <w:rsid w:val="004B7613"/>
    <w:rsid w:val="004B7C68"/>
    <w:rsid w:val="004F1660"/>
    <w:rsid w:val="00500A12"/>
    <w:rsid w:val="00503616"/>
    <w:rsid w:val="00505F6B"/>
    <w:rsid w:val="00516CAF"/>
    <w:rsid w:val="00526698"/>
    <w:rsid w:val="00527B5B"/>
    <w:rsid w:val="00527E06"/>
    <w:rsid w:val="00540563"/>
    <w:rsid w:val="0054077F"/>
    <w:rsid w:val="00540FC7"/>
    <w:rsid w:val="00543340"/>
    <w:rsid w:val="00545F15"/>
    <w:rsid w:val="00552CDE"/>
    <w:rsid w:val="005559D9"/>
    <w:rsid w:val="0058070B"/>
    <w:rsid w:val="00593EFA"/>
    <w:rsid w:val="005A5B2E"/>
    <w:rsid w:val="005A7087"/>
    <w:rsid w:val="005B010F"/>
    <w:rsid w:val="005B1848"/>
    <w:rsid w:val="005B6EF6"/>
    <w:rsid w:val="005C689E"/>
    <w:rsid w:val="005D201A"/>
    <w:rsid w:val="005D2220"/>
    <w:rsid w:val="00606D35"/>
    <w:rsid w:val="00614671"/>
    <w:rsid w:val="00633C5B"/>
    <w:rsid w:val="00647AE8"/>
    <w:rsid w:val="0065355F"/>
    <w:rsid w:val="00660AD8"/>
    <w:rsid w:val="006626D1"/>
    <w:rsid w:val="006746CC"/>
    <w:rsid w:val="00675CCD"/>
    <w:rsid w:val="006C0DD6"/>
    <w:rsid w:val="006C18BE"/>
    <w:rsid w:val="006D531B"/>
    <w:rsid w:val="006E03B1"/>
    <w:rsid w:val="006E637D"/>
    <w:rsid w:val="00703BEA"/>
    <w:rsid w:val="00715CBF"/>
    <w:rsid w:val="00721005"/>
    <w:rsid w:val="007460A9"/>
    <w:rsid w:val="007622FE"/>
    <w:rsid w:val="00780153"/>
    <w:rsid w:val="00794568"/>
    <w:rsid w:val="00794BCC"/>
    <w:rsid w:val="007B44DA"/>
    <w:rsid w:val="007C33B1"/>
    <w:rsid w:val="007C3985"/>
    <w:rsid w:val="007F3FB3"/>
    <w:rsid w:val="00812FA7"/>
    <w:rsid w:val="00832F87"/>
    <w:rsid w:val="00847807"/>
    <w:rsid w:val="00857780"/>
    <w:rsid w:val="0087194E"/>
    <w:rsid w:val="00876871"/>
    <w:rsid w:val="0088655B"/>
    <w:rsid w:val="00890844"/>
    <w:rsid w:val="008E01ED"/>
    <w:rsid w:val="008E398B"/>
    <w:rsid w:val="008F4AA3"/>
    <w:rsid w:val="008F5B7F"/>
    <w:rsid w:val="00900343"/>
    <w:rsid w:val="0094263F"/>
    <w:rsid w:val="00957561"/>
    <w:rsid w:val="00962E76"/>
    <w:rsid w:val="00963785"/>
    <w:rsid w:val="00964A7C"/>
    <w:rsid w:val="009724FA"/>
    <w:rsid w:val="009731A6"/>
    <w:rsid w:val="00980533"/>
    <w:rsid w:val="0098561F"/>
    <w:rsid w:val="00986242"/>
    <w:rsid w:val="00986A66"/>
    <w:rsid w:val="00A002E6"/>
    <w:rsid w:val="00A309ED"/>
    <w:rsid w:val="00A50F8D"/>
    <w:rsid w:val="00A60B3B"/>
    <w:rsid w:val="00A670BE"/>
    <w:rsid w:val="00A748FC"/>
    <w:rsid w:val="00A91A44"/>
    <w:rsid w:val="00AB125A"/>
    <w:rsid w:val="00AC49DC"/>
    <w:rsid w:val="00AC67CB"/>
    <w:rsid w:val="00AE3026"/>
    <w:rsid w:val="00AF7390"/>
    <w:rsid w:val="00B00A66"/>
    <w:rsid w:val="00B027A5"/>
    <w:rsid w:val="00B05CBD"/>
    <w:rsid w:val="00B07B39"/>
    <w:rsid w:val="00B4341B"/>
    <w:rsid w:val="00B55B26"/>
    <w:rsid w:val="00B64EC9"/>
    <w:rsid w:val="00B72953"/>
    <w:rsid w:val="00BA0A6C"/>
    <w:rsid w:val="00BD1AC1"/>
    <w:rsid w:val="00BD6546"/>
    <w:rsid w:val="00BF1BE0"/>
    <w:rsid w:val="00C16D68"/>
    <w:rsid w:val="00C52FF8"/>
    <w:rsid w:val="00C56069"/>
    <w:rsid w:val="00CB2CBB"/>
    <w:rsid w:val="00CB5A71"/>
    <w:rsid w:val="00CC02E0"/>
    <w:rsid w:val="00CC1C01"/>
    <w:rsid w:val="00CD3B66"/>
    <w:rsid w:val="00CD3C07"/>
    <w:rsid w:val="00CE62FE"/>
    <w:rsid w:val="00CF515B"/>
    <w:rsid w:val="00D10213"/>
    <w:rsid w:val="00D105D3"/>
    <w:rsid w:val="00D10C28"/>
    <w:rsid w:val="00D11533"/>
    <w:rsid w:val="00D1473F"/>
    <w:rsid w:val="00D15915"/>
    <w:rsid w:val="00D26EA2"/>
    <w:rsid w:val="00D32E26"/>
    <w:rsid w:val="00D349E6"/>
    <w:rsid w:val="00D40980"/>
    <w:rsid w:val="00D41BE8"/>
    <w:rsid w:val="00D50A02"/>
    <w:rsid w:val="00D548BF"/>
    <w:rsid w:val="00D80E47"/>
    <w:rsid w:val="00DA1434"/>
    <w:rsid w:val="00DA4B6A"/>
    <w:rsid w:val="00DC198C"/>
    <w:rsid w:val="00DC3050"/>
    <w:rsid w:val="00DC640F"/>
    <w:rsid w:val="00DD118B"/>
    <w:rsid w:val="00DD3C4C"/>
    <w:rsid w:val="00DD40EA"/>
    <w:rsid w:val="00DE153F"/>
    <w:rsid w:val="00DF0947"/>
    <w:rsid w:val="00DF4DB1"/>
    <w:rsid w:val="00E05DD8"/>
    <w:rsid w:val="00E07020"/>
    <w:rsid w:val="00E13EEC"/>
    <w:rsid w:val="00E302AA"/>
    <w:rsid w:val="00E45417"/>
    <w:rsid w:val="00E52B70"/>
    <w:rsid w:val="00E55CDC"/>
    <w:rsid w:val="00E65646"/>
    <w:rsid w:val="00E922BF"/>
    <w:rsid w:val="00EC4107"/>
    <w:rsid w:val="00EC7BCE"/>
    <w:rsid w:val="00ED4884"/>
    <w:rsid w:val="00F10EFC"/>
    <w:rsid w:val="00F316AD"/>
    <w:rsid w:val="00F43975"/>
    <w:rsid w:val="00F457A8"/>
    <w:rsid w:val="00F5128E"/>
    <w:rsid w:val="00F93E5F"/>
    <w:rsid w:val="00FB43CE"/>
    <w:rsid w:val="00FB73F2"/>
    <w:rsid w:val="00FC57F2"/>
    <w:rsid w:val="00FD042B"/>
    <w:rsid w:val="00FD24D4"/>
    <w:rsid w:val="00FE3562"/>
    <w:rsid w:val="00FE43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comments" Target="comments.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F6DD5-DB13-43B5-9FBC-1349AAE9E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19</Pages>
  <Words>6092</Words>
  <Characters>34727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93</cp:revision>
  <dcterms:created xsi:type="dcterms:W3CDTF">2014-06-16T11:03:00Z</dcterms:created>
  <dcterms:modified xsi:type="dcterms:W3CDTF">2014-06-19T04:06:00Z</dcterms:modified>
</cp:coreProperties>
</file>