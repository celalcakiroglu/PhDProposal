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r>
              <w:rPr>
                <w:rFonts w:ascii="Times New Roman" w:hAnsi="Times New Roman" w:cs="Times New Roman"/>
                <w:b/>
                <w:sz w:val="24"/>
                <w:szCs w:val="24"/>
              </w:rPr>
              <w:t>NOMENCLATURE</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A469A8"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F02801" w:rsidTr="00AC6D86">
        <w:tc>
          <w:tcPr>
            <w:tcW w:w="2093" w:type="dxa"/>
          </w:tcPr>
          <w:p w:rsidR="00F02801" w:rsidRPr="00B40483" w:rsidRDefault="00F02801" w:rsidP="0088655B">
            <w:pPr>
              <w:jc w:val="both"/>
              <w:rPr>
                <w:rFonts w:ascii="Times New Roman" w:hAnsi="Times New Roman" w:cs="Times New Roman"/>
                <w:sz w:val="24"/>
                <w:szCs w:val="24"/>
              </w:rPr>
            </w:pPr>
            <w:r>
              <w:rPr>
                <w:rFonts w:ascii="Times New Roman" w:hAnsi="Times New Roman" w:cs="Times New Roman"/>
                <w:sz w:val="24"/>
                <w:szCs w:val="24"/>
              </w:rPr>
              <w:t>CVN</w:t>
            </w:r>
          </w:p>
        </w:tc>
        <w:tc>
          <w:tcPr>
            <w:tcW w:w="7483" w:type="dxa"/>
          </w:tcPr>
          <w:p w:rsidR="00F02801" w:rsidRPr="00B40483" w:rsidRDefault="00F02801" w:rsidP="0088655B">
            <w:pPr>
              <w:jc w:val="both"/>
              <w:rPr>
                <w:rFonts w:ascii="Times New Roman" w:hAnsi="Times New Roman" w:cs="Times New Roman"/>
                <w:sz w:val="24"/>
                <w:szCs w:val="24"/>
              </w:rPr>
            </w:pPr>
            <w:proofErr w:type="spellStart"/>
            <w:r>
              <w:rPr>
                <w:rFonts w:ascii="Times New Roman" w:hAnsi="Times New Roman" w:cs="Times New Roman"/>
                <w:sz w:val="24"/>
                <w:szCs w:val="24"/>
              </w:rPr>
              <w:t>Charpy</w:t>
            </w:r>
            <w:proofErr w:type="spellEnd"/>
            <w:r>
              <w:rPr>
                <w:rFonts w:ascii="Times New Roman" w:hAnsi="Times New Roman" w:cs="Times New Roman"/>
                <w:sz w:val="24"/>
                <w:szCs w:val="24"/>
              </w:rPr>
              <w:t xml:space="preserve"> V-Notch</w:t>
            </w:r>
            <w:r w:rsidR="008F446B">
              <w:rPr>
                <w:rFonts w:ascii="Times New Roman" w:hAnsi="Times New Roman" w:cs="Times New Roman"/>
                <w:sz w:val="24"/>
                <w:szCs w:val="24"/>
              </w:rPr>
              <w:t xml:space="preserve"> impact energy</w:t>
            </w:r>
          </w:p>
        </w:tc>
      </w:tr>
      <w:tr w:rsidR="00640C97" w:rsidTr="00AC6D86">
        <w:tc>
          <w:tcPr>
            <w:tcW w:w="2093" w:type="dxa"/>
          </w:tcPr>
          <w:p w:rsidR="00640C97" w:rsidRPr="00640C97" w:rsidRDefault="00640C97" w:rsidP="00A469A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m:t>
                </m:r>
              </m:oMath>
            </m:oMathPara>
          </w:p>
        </w:tc>
        <w:tc>
          <w:tcPr>
            <w:tcW w:w="7483" w:type="dxa"/>
          </w:tcPr>
          <w:p w:rsidR="00640C97" w:rsidRPr="00B40483" w:rsidRDefault="00640C97" w:rsidP="008F446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r>
              <w:rPr>
                <w:rFonts w:ascii="Times New Roman" w:hAnsi="Times New Roman" w:cs="Times New Roman"/>
                <w:sz w:val="24"/>
                <w:szCs w:val="24"/>
              </w:rPr>
              <w:t xml:space="preserve"> toughness</w:t>
            </w:r>
          </w:p>
        </w:tc>
      </w:tr>
      <w:tr w:rsidR="00640C97" w:rsidTr="00AC6D86">
        <w:tc>
          <w:tcPr>
            <w:tcW w:w="2093" w:type="dxa"/>
          </w:tcPr>
          <w:p w:rsidR="00640C97" w:rsidRPr="006915E3" w:rsidRDefault="00362797"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640C97" w:rsidRPr="006915E3" w:rsidRDefault="00640C97"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6E772D" w:rsidTr="00AC6D86">
        <w:tc>
          <w:tcPr>
            <w:tcW w:w="2093" w:type="dxa"/>
          </w:tcPr>
          <w:p w:rsidR="006E772D" w:rsidRPr="006E772D" w:rsidRDefault="00362797" w:rsidP="006E772D">
            <w:pPr>
              <w:jc w:val="both"/>
              <w:rPr>
                <w:rFonts w:ascii="Calibri" w:eastAsia="Calibri" w:hAnsi="Calibri"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7483" w:type="dxa"/>
          </w:tcPr>
          <w:p w:rsidR="006E772D" w:rsidRPr="006915E3" w:rsidRDefault="006E772D" w:rsidP="0088655B">
            <w:pPr>
              <w:jc w:val="both"/>
              <w:rPr>
                <w:rFonts w:ascii="Times New Roman" w:hAnsi="Times New Roman" w:cs="Times New Roman"/>
                <w:sz w:val="24"/>
                <w:szCs w:val="24"/>
              </w:rPr>
            </w:pPr>
            <w:r>
              <w:rPr>
                <w:rFonts w:ascii="Times New Roman" w:hAnsi="Times New Roman" w:cs="Times New Roman"/>
                <w:sz w:val="24"/>
                <w:szCs w:val="24"/>
              </w:rPr>
              <w:t>Girth weld CTOD toughness</w:t>
            </w:r>
          </w:p>
        </w:tc>
      </w:tr>
      <w:tr w:rsidR="00640C97" w:rsidTr="00AC6D86">
        <w:tc>
          <w:tcPr>
            <w:tcW w:w="2093" w:type="dxa"/>
          </w:tcPr>
          <w:p w:rsidR="00640C97" w:rsidRPr="00B40483" w:rsidRDefault="00640C97"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640C97" w:rsidRPr="00B40483" w:rsidRDefault="00640C97"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640C97" w:rsidTr="00AC6D86">
        <w:tc>
          <w:tcPr>
            <w:tcW w:w="2093" w:type="dxa"/>
          </w:tcPr>
          <w:p w:rsidR="00640C97" w:rsidRPr="00B40483" w:rsidRDefault="00362797"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640C97" w:rsidRPr="00B40483" w:rsidRDefault="00640C97"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0B453D" w:rsidTr="00AC6D86">
        <w:tc>
          <w:tcPr>
            <w:tcW w:w="2093" w:type="dxa"/>
          </w:tcPr>
          <w:p w:rsidR="000B453D" w:rsidRPr="000B453D" w:rsidRDefault="00362797" w:rsidP="000B453D">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crit,0</m:t>
                    </m:r>
                  </m:sup>
                </m:sSubSup>
                <m:r>
                  <w:rPr>
                    <w:rFonts w:ascii="Cambria Math" w:eastAsia="Calibri" w:hAnsi="Cambria Math" w:cs="Times New Roman"/>
                    <w:sz w:val="24"/>
                    <w:szCs w:val="24"/>
                  </w:rPr>
                  <m:t xml:space="preserve"> </m:t>
                </m:r>
              </m:oMath>
            </m:oMathPara>
          </w:p>
        </w:tc>
        <w:tc>
          <w:tcPr>
            <w:tcW w:w="7483" w:type="dxa"/>
          </w:tcPr>
          <w:p w:rsidR="000B453D" w:rsidRPr="00B40483" w:rsidRDefault="000B453D" w:rsidP="00630373">
            <w:pPr>
              <w:jc w:val="both"/>
              <w:rPr>
                <w:rFonts w:ascii="Times New Roman" w:hAnsi="Times New Roman" w:cs="Times New Roman"/>
                <w:sz w:val="24"/>
                <w:szCs w:val="24"/>
              </w:rPr>
            </w:pPr>
            <w:r>
              <w:rPr>
                <w:rFonts w:ascii="Times New Roman" w:hAnsi="Times New Roman" w:cs="Times New Roman"/>
                <w:sz w:val="24"/>
                <w:szCs w:val="24"/>
              </w:rPr>
              <w:t>Tensile strain capacity of unpressurized pipe</w:t>
            </w:r>
          </w:p>
        </w:tc>
      </w:tr>
      <w:tr w:rsidR="000B453D" w:rsidTr="00AC6D86">
        <w:tc>
          <w:tcPr>
            <w:tcW w:w="2093" w:type="dxa"/>
          </w:tcPr>
          <w:p w:rsidR="000B453D" w:rsidRPr="000B453D" w:rsidRDefault="00362797"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crit,p</m:t>
                    </m:r>
                  </m:sup>
                </m:sSubSup>
                <m:r>
                  <w:rPr>
                    <w:rFonts w:ascii="Cambria Math" w:eastAsia="Calibri" w:hAnsi="Cambria Math" w:cs="Times New Roman"/>
                    <w:sz w:val="24"/>
                    <w:szCs w:val="24"/>
                  </w:rPr>
                  <m:t xml:space="preserve"> </m:t>
                </m:r>
              </m:oMath>
            </m:oMathPara>
          </w:p>
        </w:tc>
        <w:tc>
          <w:tcPr>
            <w:tcW w:w="7483" w:type="dxa"/>
          </w:tcPr>
          <w:p w:rsidR="000B453D" w:rsidRDefault="000B453D" w:rsidP="000B453D">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an internal pressure range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m:t>
                  </m:r>
                </m:sub>
              </m:sSub>
              <m:r>
                <w:rPr>
                  <w:rFonts w:ascii="Cambria Math" w:hAnsi="Cambria Math" w:cs="Times New Roman"/>
                  <w:sz w:val="24"/>
                  <w:szCs w:val="24"/>
                </w:rPr>
                <m:t>∈[0, 0.8]</m:t>
              </m:r>
            </m:oMath>
          </w:p>
        </w:tc>
      </w:tr>
      <w:tr w:rsidR="00970C57" w:rsidTr="00AC6D86">
        <w:tc>
          <w:tcPr>
            <w:tcW w:w="2093" w:type="dxa"/>
          </w:tcPr>
          <w:p w:rsidR="00970C57" w:rsidRPr="00970C57" w:rsidRDefault="00362797"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crit,t</m:t>
                    </m:r>
                  </m:sup>
                </m:sSubSup>
              </m:oMath>
            </m:oMathPara>
          </w:p>
        </w:tc>
        <w:tc>
          <w:tcPr>
            <w:tcW w:w="7483" w:type="dxa"/>
          </w:tcPr>
          <w:p w:rsidR="00970C57" w:rsidRDefault="00970C57" w:rsidP="00970C57">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 wall thickness range </w:t>
            </w:r>
            <m:oMath>
              <m:r>
                <w:rPr>
                  <w:rFonts w:ascii="Cambria Math" w:hAnsi="Cambria Math" w:cs="Times New Roman"/>
                  <w:sz w:val="24"/>
                  <w:szCs w:val="24"/>
                </w:rPr>
                <m:t>t∈[12.7 mm, 25.4 mm]</m:t>
              </m:r>
            </m:oMath>
          </w:p>
        </w:tc>
      </w:tr>
      <w:tr w:rsidR="000B453D" w:rsidTr="00AC6D86">
        <w:tc>
          <w:tcPr>
            <w:tcW w:w="2093" w:type="dxa"/>
          </w:tcPr>
          <w:p w:rsidR="000B453D" w:rsidRPr="004374F2" w:rsidRDefault="000B453D"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B453D" w:rsidTr="00AC6D86">
        <w:tc>
          <w:tcPr>
            <w:tcW w:w="2093" w:type="dxa"/>
          </w:tcPr>
          <w:p w:rsidR="000B453D" w:rsidRPr="000916C8" w:rsidRDefault="000B453D"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0B453D" w:rsidTr="00AC6D86">
        <w:tc>
          <w:tcPr>
            <w:tcW w:w="2093" w:type="dxa"/>
          </w:tcPr>
          <w:p w:rsidR="000B453D" w:rsidRPr="006E772D" w:rsidRDefault="00362797" w:rsidP="006E772D">
            <w:pPr>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P</m:t>
                    </m:r>
                  </m:sub>
                </m:sSub>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the applied hoop stress due to internal pressure to the pipe yield strength</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0B453D" w:rsidTr="00AC6D86">
        <w:tc>
          <w:tcPr>
            <w:tcW w:w="2093" w:type="dxa"/>
          </w:tcPr>
          <w:p w:rsidR="000B453D" w:rsidRPr="00E3374C" w:rsidRDefault="000B453D"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ϕ</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ratio of the ultimate strength of the girth weld</w:t>
            </w:r>
            <w:proofErr w:type="gramEnd"/>
            <w:r>
              <w:rPr>
                <w:rFonts w:ascii="Times New Roman" w:hAnsi="Times New Roman" w:cs="Times New Roman"/>
                <w:sz w:val="24"/>
                <w:szCs w:val="24"/>
              </w:rPr>
              <w:t xml:space="preserve"> metal to the ultimate strength of the pipe base metal.</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ψ</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ratio of the high-low misalignment of the girth weld to the pipe wall thickness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SENB</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bending</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Specified minimum yield stress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0B453D" w:rsidTr="00AC6D86">
        <w:tc>
          <w:tcPr>
            <w:tcW w:w="2093" w:type="dxa"/>
          </w:tcPr>
          <w:p w:rsidR="000B453D" w:rsidRPr="004374F2" w:rsidRDefault="000B453D"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0B453D" w:rsidRDefault="000B453D"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0B453D" w:rsidTr="00AC6D86">
        <w:tc>
          <w:tcPr>
            <w:tcW w:w="2093" w:type="dxa"/>
          </w:tcPr>
          <w:p w:rsidR="000B453D" w:rsidRPr="00B40483" w:rsidRDefault="000B453D"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 (the strain hardening capacity)</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511510"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w:t>
      </w:r>
      <w:r w:rsidR="00D434E8">
        <w:rPr>
          <w:rFonts w:ascii="Times New Roman" w:hAnsi="Times New Roman" w:cs="Times New Roman"/>
          <w:sz w:val="24"/>
          <w:szCs w:val="24"/>
        </w:rPr>
        <w:lastRenderedPageBreak/>
        <w:t xml:space="preserve">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Another load case where pipeline failure due to tensile strains can occur is the application of bending strains on cold bent pipes. Experimental studies of Sen et al. </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senThesis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[15</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sen2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[19</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 xml:space="preserve"> showed that there is a likelihood of pipe body tension side failure in load cases of cold bends under internal pressure and bending. </w:t>
      </w:r>
    </w:p>
    <w:p w:rsidR="00E81FF7" w:rsidRPr="0004567A" w:rsidRDefault="00993F29"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Pr>
          <w:rFonts w:ascii="Times New Roman" w:hAnsi="Times New Roman" w:cs="Times New Roman"/>
          <w:sz w:val="24"/>
          <w:szCs w:val="24"/>
        </w:rPr>
        <w:t xml:space="preserve"> levels</w:t>
      </w:r>
      <w:r w:rsidR="00494698">
        <w:rPr>
          <w:rFonts w:ascii="Times New Roman" w:hAnsi="Times New Roman" w:cs="Times New Roman"/>
          <w:sz w:val="24"/>
          <w:szCs w:val="24"/>
        </w:rPr>
        <w:t>.</w:t>
      </w:r>
      <w:r>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lead to closed form equations which predict the tensile strain capacity of a 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607D46">
        <w:rPr>
          <w:rFonts w:ascii="Times New Roman" w:hAnsi="Times New Roman" w:cs="Times New Roman"/>
          <w:sz w:val="24"/>
          <w:szCs w:val="24"/>
        </w:rPr>
        <w:t>[20</w:t>
      </w:r>
      <w:r w:rsidR="00607D46"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086DCB" w:rsidRPr="00DC640F">
        <w:rPr>
          <w:rFonts w:ascii="Times New Roman" w:hAnsi="Times New Roman" w:cs="Times New Roman"/>
          <w:sz w:val="24"/>
          <w:szCs w:val="24"/>
        </w:rPr>
        <w:t xml:space="preserve">Table </w:t>
      </w:r>
      <w:r w:rsidR="00086DCB">
        <w:rPr>
          <w:rFonts w:ascii="Times New Roman" w:hAnsi="Times New Roman" w:cs="Times New Roman"/>
          <w:noProof/>
          <w:sz w:val="24"/>
          <w:szCs w:val="24"/>
        </w:rPr>
        <w:t>1</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r w:rsidR="008C73C5">
        <w:rPr>
          <w:rFonts w:ascii="Times New Roman" w:hAnsi="Times New Roman" w:cs="Times New Roman"/>
          <w:sz w:val="24"/>
          <w:szCs w:val="24"/>
        </w:rPr>
        <w:t xml:space="preserve"> Also the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E41A86">
        <w:rPr>
          <w:rFonts w:ascii="Times New Roman" w:hAnsi="Times New Roman" w:cs="Times New Roman"/>
          <w:sz w:val="24"/>
          <w:szCs w:val="24"/>
        </w:rPr>
        <w:t>[20</w:t>
      </w:r>
      <w:r w:rsidR="00E41A86"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lastRenderedPageBreak/>
              <w:drawing>
                <wp:inline distT="0" distB="0" distL="0" distR="0" wp14:anchorId="02DB877D" wp14:editId="3AE9801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2AE46068" wp14:editId="16534309">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0"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0"/>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D16AAE">
        <w:rPr>
          <w:rFonts w:ascii="Times New Roman" w:hAnsi="Times New Roman" w:cs="Times New Roman"/>
          <w:color w:val="auto"/>
          <w:sz w:val="24"/>
          <w:szCs w:val="24"/>
        </w:rPr>
        <w:fldChar w:fldCharType="begin"/>
      </w:r>
      <w:r w:rsidR="00D16AAE" w:rsidRPr="00D16AAE">
        <w:rPr>
          <w:rFonts w:ascii="Times New Roman" w:hAnsi="Times New Roman" w:cs="Times New Roman"/>
          <w:color w:val="auto"/>
          <w:sz w:val="24"/>
          <w:szCs w:val="24"/>
        </w:rPr>
        <w:instrText xml:space="preserve"> REF csa \h </w:instrText>
      </w:r>
      <w:r w:rsidR="00D16AAE" w:rsidRPr="00D16AAE">
        <w:rPr>
          <w:rFonts w:ascii="Times New Roman" w:hAnsi="Times New Roman" w:cs="Times New Roman"/>
          <w:color w:val="auto"/>
          <w:sz w:val="24"/>
          <w:szCs w:val="24"/>
        </w:rPr>
      </w:r>
      <w:r w:rsidR="00D16AAE" w:rsidRPr="00D16AAE">
        <w:rPr>
          <w:rFonts w:ascii="Times New Roman" w:hAnsi="Times New Roman" w:cs="Times New Roman"/>
          <w:color w:val="auto"/>
          <w:sz w:val="24"/>
          <w:szCs w:val="24"/>
        </w:rPr>
        <w:fldChar w:fldCharType="separate"/>
      </w:r>
      <w:r w:rsidR="00D16AAE" w:rsidRPr="00D16AAE">
        <w:rPr>
          <w:rFonts w:ascii="Times New Roman" w:hAnsi="Times New Roman" w:cs="Times New Roman"/>
          <w:color w:val="auto"/>
          <w:sz w:val="24"/>
          <w:szCs w:val="24"/>
        </w:rPr>
        <w:t>[20]</w:t>
      </w:r>
      <w:r w:rsidR="00D16AAE" w:rsidRPr="00D16AAE">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362797"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1" w:name="_Ref316948401"/>
            <w:bookmarkStart w:id="2" w:name="_Ref316948409"/>
            <w:r>
              <w:t>(</w:t>
            </w:r>
            <w:fldSimple w:instr=" SEQ Equation \* ARABIC ">
              <w:r>
                <w:rPr>
                  <w:noProof/>
                </w:rPr>
                <w:t>1</w:t>
              </w:r>
            </w:fldSimple>
            <w:bookmarkEnd w:id="1"/>
            <w:r>
              <w:t>)</w:t>
            </w:r>
            <w:bookmarkEnd w:id="2"/>
          </w:p>
        </w:tc>
      </w:tr>
      <w:tr w:rsidR="00660AD8" w:rsidTr="0094263F">
        <w:trPr>
          <w:trHeight w:val="657"/>
        </w:trPr>
        <w:tc>
          <w:tcPr>
            <w:tcW w:w="9039" w:type="dxa"/>
            <w:gridSpan w:val="2"/>
            <w:vAlign w:val="center"/>
            <w:hideMark/>
          </w:tcPr>
          <w:p w:rsidR="00660AD8" w:rsidRDefault="00362797"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362797"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362797"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5C689E" w:rsidRPr="00847807">
        <w:rPr>
          <w:rFonts w:ascii="Times New Roman" w:hAnsi="Times New Roman" w:cs="Times New Roman"/>
          <w:sz w:val="24"/>
          <w:szCs w:val="24"/>
        </w:rPr>
        <w:t xml:space="preserve">Figure </w:t>
      </w:r>
      <w:r w:rsidR="005C689E" w:rsidRPr="00847807">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E922BF">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w:t>
      </w:r>
      <w:r w:rsidR="00CB5A71">
        <w:rPr>
          <w:rFonts w:ascii="Times New Roman" w:hAnsi="Times New Roman" w:cs="Times New Roman"/>
          <w:sz w:val="24"/>
          <w:szCs w:val="24"/>
        </w:rPr>
        <w:lastRenderedPageBreak/>
        <w:t xml:space="preserve">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64EC6">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mc:AlternateContent>
          <mc:Choice Requires="wps">
            <w:drawing>
              <wp:anchor distT="0" distB="0" distL="114300" distR="114300" simplePos="0" relativeHeight="251672576" behindDoc="0" locked="0" layoutInCell="1" allowOverlap="1" wp14:anchorId="133F6E2A" wp14:editId="0371F616">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45FA5FA4" wp14:editId="3133F284">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30EB86EC" wp14:editId="56A3E4D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362797" w:rsidRPr="00F10EFC" w:rsidRDefault="00362797"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362797" w:rsidRPr="00F10EFC" w:rsidRDefault="00362797"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688E4B5E" wp14:editId="35EE3163">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362797" w:rsidRPr="00F10EFC" w:rsidRDefault="00362797"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362797" w:rsidRPr="00F10EFC" w:rsidRDefault="00362797"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0DE96D72" wp14:editId="4F187705">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F10EFC" w:rsidRDefault="00362797">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362797" w:rsidRPr="00F10EFC" w:rsidRDefault="00362797">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789AD507" wp14:editId="66EB620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8">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3"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3"/>
      <w:r w:rsidRPr="00CC1C01">
        <w:rPr>
          <w:rFonts w:ascii="Times New Roman" w:hAnsi="Times New Roman" w:cs="Times New Roman"/>
          <w:color w:val="auto"/>
          <w:sz w:val="24"/>
          <w:szCs w:val="24"/>
        </w:rPr>
        <w:t xml:space="preserve">: Variation of the CTOD with respect to remote strain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r w:rsidRPr="00CC1C01">
        <w:rPr>
          <w:rFonts w:ascii="Times New Roman" w:hAnsi="Times New Roman" w:cs="Times New Roman"/>
          <w:color w:val="auto"/>
          <w:sz w:val="24"/>
          <w:szCs w:val="24"/>
        </w:rPr>
        <w:t>[6]</w:t>
      </w:r>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C1C01">
        <w:rPr>
          <w:rFonts w:ascii="Times New Roman" w:hAnsi="Times New Roman" w:cs="Times New Roman"/>
          <w:sz w:val="24"/>
          <w:szCs w:val="24"/>
        </w:rPr>
        <w:t xml:space="preserve">Figure </w:t>
      </w:r>
      <w:r w:rsidRPr="00CC1C0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D40980" w:rsidRPr="00CC1C01">
        <w:rPr>
          <w:rFonts w:ascii="Times New Roman" w:hAnsi="Times New Roman" w:cs="Times New Roman"/>
          <w:sz w:val="24"/>
          <w:szCs w:val="24"/>
        </w:rPr>
        <w:t xml:space="preserve">Figure </w:t>
      </w:r>
      <w:r w:rsidR="00D40980">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6F1D9E4E" wp14:editId="5E4F13C4">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4"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4"/>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r w:rsidR="000F69B4" w:rsidRPr="000F69B4">
        <w:rPr>
          <w:rFonts w:ascii="Times New Roman" w:eastAsia="Times New Roman" w:hAnsi="Times New Roman" w:cs="Times New Roman"/>
          <w:color w:val="auto"/>
          <w:sz w:val="24"/>
          <w:szCs w:val="24"/>
          <w:lang w:eastAsia="en-CA"/>
        </w:rPr>
        <w:t>[10]</w:t>
      </w:r>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2260A0">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strain distribution.</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1AB622BE" wp14:editId="585F9303">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Pr="00360125">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B72953">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0424BA">
        <w:rPr>
          <w:rFonts w:ascii="Times New Roman" w:hAnsi="Times New Roman" w:cs="Times New Roman"/>
          <w:sz w:val="24"/>
          <w:szCs w:val="24"/>
        </w:rPr>
        <w:t>[12</w:t>
      </w:r>
      <w:r w:rsidR="000424B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362797"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94263F">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r>
      <w:r w:rsidR="004A4A73">
        <w:rPr>
          <w:rFonts w:ascii="Times New Roman" w:eastAsiaTheme="minorEastAsia" w:hAnsi="Times New Roman" w:cs="Times New Roman"/>
          <w:sz w:val="24"/>
          <w:szCs w:val="24"/>
        </w:rPr>
        <w:fldChar w:fldCharType="separate"/>
      </w:r>
      <w:r w:rsidR="004A4A73" w:rsidRPr="004A4A73">
        <w:rPr>
          <w:rFonts w:ascii="Times New Roman" w:hAnsi="Times New Roman" w:cs="Times New Roman"/>
          <w:sz w:val="24"/>
          <w:szCs w:val="24"/>
        </w:rPr>
        <w:t xml:space="preserve">Figure </w:t>
      </w:r>
      <w:r w:rsidR="004A4A73" w:rsidRPr="004A4A73">
        <w:rPr>
          <w:rFonts w:ascii="Times New Roman" w:hAnsi="Times New Roman" w:cs="Times New Roman"/>
          <w:noProof/>
          <w:sz w:val="24"/>
          <w:szCs w:val="24"/>
        </w:rPr>
        <w:t>4</w:t>
      </w:r>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A60B3B">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validity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624E1" w:rsidRPr="0034552E">
        <w:rPr>
          <w:rFonts w:ascii="Times New Roman" w:hAnsi="Times New Roman" w:cs="Times New Roman"/>
          <w:sz w:val="24"/>
          <w:szCs w:val="24"/>
        </w:rPr>
        <w:t xml:space="preserve">Figure </w:t>
      </w:r>
      <w:r w:rsidR="003624E1">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6597B893" wp14:editId="0890BB1E">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1">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33672DF7" wp14:editId="185B1BD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2">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5"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5"/>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r w:rsidR="00A50F8D" w:rsidRPr="00A50F8D">
        <w:rPr>
          <w:rFonts w:ascii="Times New Roman" w:eastAsia="Times New Roman" w:hAnsi="Times New Roman" w:cs="Times New Roman"/>
          <w:color w:val="auto"/>
          <w:sz w:val="24"/>
          <w:szCs w:val="24"/>
          <w:lang w:eastAsia="en-CA"/>
        </w:rPr>
        <w:t>[11]</w:t>
      </w:r>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r w:rsidR="00A60B3B" w:rsidRPr="00A60B3B">
        <w:rPr>
          <w:rFonts w:ascii="Times New Roman" w:hAnsi="Times New Roman" w:cs="Times New Roman"/>
          <w:color w:val="auto"/>
          <w:sz w:val="24"/>
          <w:szCs w:val="24"/>
        </w:rPr>
        <w:t>[13]</w:t>
      </w:r>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CD3C07">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7A471EE1" wp14:editId="1578848B">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Silicone replicas of the flaw showing CMOD,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r w:rsidRPr="00180BEF">
        <w:rPr>
          <w:rFonts w:ascii="Times New Roman" w:hAnsi="Times New Roman" w:cs="Times New Roman"/>
          <w:color w:val="auto"/>
          <w:sz w:val="24"/>
          <w:szCs w:val="24"/>
        </w:rPr>
        <w:t>[14]</w:t>
      </w:r>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256FB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B818410" wp14:editId="42B44329">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4">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Comparison of the crack growth resistance curves from small scale (SENT) and full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r w:rsidRPr="007F3FB3">
        <w:rPr>
          <w:rFonts w:ascii="Times New Roman" w:hAnsi="Times New Roman" w:cs="Times New Roman"/>
          <w:color w:val="auto"/>
          <w:sz w:val="24"/>
          <w:szCs w:val="24"/>
        </w:rPr>
        <w:t>[14]</w:t>
      </w:r>
      <w:r w:rsidRPr="007F3FB3">
        <w:rPr>
          <w:rFonts w:ascii="Times New Roman" w:hAnsi="Times New Roman" w:cs="Times New Roman"/>
          <w:color w:val="auto"/>
          <w:sz w:val="24"/>
          <w:szCs w:val="24"/>
        </w:rPr>
        <w:fldChar w:fldCharType="end"/>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A47468" w:rsidRPr="00A47468">
        <w:rPr>
          <w:rFonts w:ascii="Times New Roman" w:hAnsi="Times New Roman" w:cs="Times New Roman"/>
          <w:sz w:val="24"/>
          <w:szCs w:val="24"/>
        </w:rPr>
        <w:t xml:space="preserve">Figure </w:t>
      </w:r>
      <w:r w:rsidR="00A47468" w:rsidRPr="00A4746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w:t>
      </w:r>
      <w:proofErr w:type="spellStart"/>
      <w:r w:rsidR="00465B8F">
        <w:rPr>
          <w:rFonts w:ascii="Times New Roman" w:eastAsiaTheme="minorEastAsia" w:hAnsi="Times New Roman" w:cs="Times New Roman"/>
          <w:sz w:val="24"/>
          <w:szCs w:val="24"/>
        </w:rPr>
        <w:t>failre</w:t>
      </w:r>
      <w:proofErr w:type="spellEnd"/>
      <w:r w:rsidR="00465B8F">
        <w:rPr>
          <w:rFonts w:ascii="Times New Roman" w:eastAsiaTheme="minorEastAsia" w:hAnsi="Times New Roman" w:cs="Times New Roman"/>
          <w:sz w:val="24"/>
          <w:szCs w:val="24"/>
        </w:rPr>
        <w:t xml:space="preserv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EE7146" w:rsidRPr="005A64C9">
        <w:rPr>
          <w:rFonts w:ascii="Times New Roman" w:hAnsi="Times New Roman" w:cs="Times New Roman"/>
          <w:sz w:val="24"/>
          <w:szCs w:val="24"/>
        </w:rPr>
        <w:t xml:space="preserve">Table </w:t>
      </w:r>
      <w:r w:rsidR="00EE7146" w:rsidRPr="005A64C9">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18816492" wp14:editId="36FC055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5">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6"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6"/>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REF gioielli \h </w:instrText>
      </w:r>
      <w:r w:rsidRPr="00A47468">
        <w:rPr>
          <w:rFonts w:ascii="Times New Roman" w:hAnsi="Times New Roman" w:cs="Times New Roman"/>
          <w:color w:val="auto"/>
          <w:sz w:val="24"/>
          <w:szCs w:val="24"/>
        </w:rPr>
      </w:r>
      <w:r w:rsidRPr="00A47468">
        <w:rPr>
          <w:rFonts w:ascii="Times New Roman" w:hAnsi="Times New Roman" w:cs="Times New Roman"/>
          <w:color w:val="auto"/>
          <w:sz w:val="24"/>
          <w:szCs w:val="24"/>
        </w:rPr>
        <w:fldChar w:fldCharType="separate"/>
      </w:r>
      <w:r w:rsidRPr="00A47468">
        <w:rPr>
          <w:rFonts w:ascii="Times New Roman" w:hAnsi="Times New Roman" w:cs="Times New Roman"/>
          <w:color w:val="auto"/>
          <w:sz w:val="24"/>
          <w:szCs w:val="24"/>
        </w:rPr>
        <w:t>[15]</w:t>
      </w:r>
      <w:r w:rsidRPr="00A47468">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7"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7"/>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REF gioielli \h </w:instrText>
      </w:r>
      <w:r w:rsidRPr="005A64C9">
        <w:rPr>
          <w:rFonts w:ascii="Times New Roman" w:hAnsi="Times New Roman" w:cs="Times New Roman"/>
          <w:color w:val="auto"/>
          <w:sz w:val="24"/>
          <w:szCs w:val="24"/>
        </w:rPr>
      </w:r>
      <w:r w:rsidRPr="005A64C9">
        <w:rPr>
          <w:rFonts w:ascii="Times New Roman" w:hAnsi="Times New Roman" w:cs="Times New Roman"/>
          <w:color w:val="auto"/>
          <w:sz w:val="24"/>
          <w:szCs w:val="24"/>
        </w:rPr>
        <w:fldChar w:fldCharType="separate"/>
      </w:r>
      <w:r w:rsidRPr="005A64C9">
        <w:rPr>
          <w:rFonts w:ascii="Times New Roman" w:hAnsi="Times New Roman" w:cs="Times New Roman"/>
          <w:color w:val="auto"/>
          <w:sz w:val="24"/>
          <w:szCs w:val="24"/>
        </w:rPr>
        <w:t>[15]</w:t>
      </w:r>
      <w:r w:rsidRPr="005A64C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89623F">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The specimens were taken from 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w:t>
      </w:r>
      <w:r w:rsidR="00643C36">
        <w:rPr>
          <w:rFonts w:ascii="Times New Roman" w:hAnsi="Times New Roman" w:cs="Times New Roman"/>
          <w:sz w:val="24"/>
          <w:szCs w:val="24"/>
        </w:rPr>
        <w:lastRenderedPageBreak/>
        <w:t>(0.563”)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7D668FD5" wp14:editId="62A8D06B">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6">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REF igi \h </w:instrText>
      </w:r>
      <w:r w:rsidRPr="00900DAF">
        <w:rPr>
          <w:rFonts w:ascii="Times New Roman" w:hAnsi="Times New Roman" w:cs="Times New Roman"/>
          <w:color w:val="auto"/>
          <w:sz w:val="24"/>
          <w:szCs w:val="24"/>
        </w:rPr>
      </w:r>
      <w:r w:rsidRPr="00900DAF">
        <w:rPr>
          <w:rFonts w:ascii="Times New Roman" w:hAnsi="Times New Roman" w:cs="Times New Roman"/>
          <w:color w:val="auto"/>
          <w:sz w:val="24"/>
          <w:szCs w:val="24"/>
        </w:rPr>
        <w:fldChar w:fldCharType="separate"/>
      </w:r>
      <w:r w:rsidRPr="00900DAF">
        <w:rPr>
          <w:rFonts w:ascii="Times New Roman" w:hAnsi="Times New Roman" w:cs="Times New Roman"/>
          <w:color w:val="auto"/>
          <w:sz w:val="24"/>
          <w:szCs w:val="24"/>
        </w:rPr>
        <w:t>[16]</w:t>
      </w:r>
      <w:r w:rsidRPr="00900DAF">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01508466" wp14:editId="08F3E346">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797" w:rsidRPr="00990D58" w:rsidRDefault="00362797">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362797" w:rsidRPr="00990D58" w:rsidRDefault="00362797">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7F5B3A" w:rsidRPr="007F5B3A">
        <w:rPr>
          <w:rFonts w:ascii="Times New Roman" w:hAnsi="Times New Roman" w:cs="Times New Roman"/>
          <w:sz w:val="24"/>
          <w:szCs w:val="24"/>
        </w:rPr>
        <w:t xml:space="preserve">Figure </w:t>
      </w:r>
      <w:r w:rsidR="007F5B3A" w:rsidRPr="007F5B3A">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0F6299F9" wp14:editId="54B9A482">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7">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8"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8"/>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REF igi \h </w:instrText>
      </w:r>
      <w:r w:rsidRPr="007F5B3A">
        <w:rPr>
          <w:rFonts w:ascii="Times New Roman" w:hAnsi="Times New Roman" w:cs="Times New Roman"/>
          <w:color w:val="auto"/>
          <w:sz w:val="24"/>
          <w:szCs w:val="24"/>
        </w:rPr>
      </w:r>
      <w:r w:rsidRPr="007F5B3A">
        <w:rPr>
          <w:rFonts w:ascii="Times New Roman" w:hAnsi="Times New Roman" w:cs="Times New Roman"/>
          <w:color w:val="auto"/>
          <w:sz w:val="24"/>
          <w:szCs w:val="24"/>
        </w:rPr>
        <w:fldChar w:fldCharType="separate"/>
      </w:r>
      <w:r w:rsidRPr="007F5B3A">
        <w:rPr>
          <w:rFonts w:ascii="Times New Roman" w:hAnsi="Times New Roman" w:cs="Times New Roman"/>
          <w:color w:val="auto"/>
          <w:sz w:val="24"/>
          <w:szCs w:val="24"/>
        </w:rPr>
        <w:t>[16]</w:t>
      </w:r>
      <w:r w:rsidRPr="007F5B3A">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786379" w:rsidRPr="00247D37">
        <w:rPr>
          <w:rFonts w:ascii="Times New Roman" w:hAnsi="Times New Roman" w:cs="Times New Roman"/>
          <w:sz w:val="24"/>
          <w:szCs w:val="24"/>
        </w:rPr>
        <w:t xml:space="preserve">Table </w:t>
      </w:r>
      <w:r w:rsidR="00786379" w:rsidRPr="00247D37">
        <w:rPr>
          <w:rFonts w:ascii="Times New Roman" w:hAnsi="Times New Roman" w:cs="Times New Roman"/>
          <w:noProof/>
          <w:sz w:val="24"/>
          <w:szCs w:val="24"/>
        </w:rPr>
        <w:t>1</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9"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9"/>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786379">
        <w:rPr>
          <w:rFonts w:ascii="Times New Roman" w:hAnsi="Times New Roman" w:cs="Times New Roman"/>
          <w:color w:val="auto"/>
          <w:sz w:val="24"/>
          <w:szCs w:val="24"/>
        </w:rPr>
        <w:fldChar w:fldCharType="begin"/>
      </w:r>
      <w:r w:rsidR="00786379" w:rsidRPr="00786379">
        <w:rPr>
          <w:rFonts w:ascii="Times New Roman" w:hAnsi="Times New Roman" w:cs="Times New Roman"/>
          <w:color w:val="auto"/>
          <w:sz w:val="24"/>
          <w:szCs w:val="24"/>
        </w:rPr>
        <w:instrText xml:space="preserve"> REF fukuda \h </w:instrText>
      </w:r>
      <w:r w:rsidR="00786379" w:rsidRPr="00786379">
        <w:rPr>
          <w:rFonts w:ascii="Times New Roman" w:hAnsi="Times New Roman" w:cs="Times New Roman"/>
          <w:color w:val="auto"/>
          <w:sz w:val="24"/>
          <w:szCs w:val="24"/>
        </w:rPr>
      </w:r>
      <w:r w:rsidR="00786379" w:rsidRPr="00786379">
        <w:rPr>
          <w:rFonts w:ascii="Times New Roman" w:hAnsi="Times New Roman" w:cs="Times New Roman"/>
          <w:color w:val="auto"/>
          <w:sz w:val="24"/>
          <w:szCs w:val="24"/>
        </w:rPr>
        <w:fldChar w:fldCharType="separate"/>
      </w:r>
      <w:r w:rsidR="00786379" w:rsidRPr="00786379">
        <w:rPr>
          <w:rFonts w:ascii="Times New Roman" w:hAnsi="Times New Roman" w:cs="Times New Roman"/>
          <w:color w:val="auto"/>
          <w:sz w:val="24"/>
          <w:szCs w:val="24"/>
        </w:rPr>
        <w:t>[15]</w:t>
      </w:r>
      <w:r w:rsidR="00786379" w:rsidRPr="0078637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[MPa]</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[MPa]</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it is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Pr="00941803">
        <w:rPr>
          <w:rFonts w:ascii="Times New Roman" w:hAnsi="Times New Roman" w:cs="Times New Roman"/>
          <w:sz w:val="24"/>
          <w:szCs w:val="24"/>
        </w:rPr>
        <w:t xml:space="preserve">Table </w:t>
      </w:r>
      <w:r w:rsidRPr="00941803">
        <w:rPr>
          <w:rFonts w:ascii="Times New Roman" w:hAnsi="Times New Roman" w:cs="Times New Roman"/>
          <w:noProof/>
          <w:sz w:val="24"/>
          <w:szCs w:val="24"/>
        </w:rPr>
        <w:t>1</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C9376B">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2F70F5">
        <w:rPr>
          <w:rFonts w:ascii="Times New Roman" w:hAnsi="Times New Roman" w:cs="Times New Roman"/>
          <w:sz w:val="24"/>
          <w:szCs w:val="24"/>
        </w:rPr>
        <w:t>[19</w:t>
      </w:r>
      <w:r w:rsidR="002F70F5"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9D0DE3" w:rsidRPr="00BD6546">
        <w:rPr>
          <w:rFonts w:ascii="Times New Roman" w:hAnsi="Times New Roman" w:cs="Times New Roman"/>
          <w:sz w:val="24"/>
          <w:szCs w:val="24"/>
        </w:rPr>
        <w:t xml:space="preserve">Figure </w:t>
      </w:r>
      <w:r w:rsidR="009D0DE3">
        <w:rPr>
          <w:rFonts w:ascii="Times New Roman" w:hAnsi="Times New Roman" w:cs="Times New Roman"/>
          <w:noProof/>
          <w:sz w:val="24"/>
          <w:szCs w:val="24"/>
        </w:rPr>
        <w:t>14</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The test results showed that in the post-buckling phase of the experiments, the load carrying capacity of the unpressurized specimens decreased more severely that 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are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[1]</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[2]</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FD042B" w:rsidRPr="00DA4B6A">
        <w:rPr>
          <w:rFonts w:ascii="Times New Roman" w:hAnsi="Times New Roman" w:cs="Times New Roman"/>
          <w:sz w:val="24"/>
          <w:szCs w:val="24"/>
        </w:rPr>
        <w:t>[3]</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10"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8E01ED" w:rsidRPr="00CB2CBB">
        <w:rPr>
          <w:rFonts w:ascii="Times New Roman" w:hAnsi="Times New Roman" w:cs="Times New Roman"/>
          <w:sz w:val="24"/>
          <w:szCs w:val="24"/>
        </w:rPr>
        <w:t xml:space="preserve">Table </w:t>
      </w:r>
      <w:r w:rsidR="008E01ED" w:rsidRPr="00CB2CBB">
        <w:rPr>
          <w:rFonts w:ascii="Times New Roman" w:hAnsi="Times New Roman" w:cs="Times New Roman"/>
          <w:noProof/>
          <w:sz w:val="24"/>
          <w:szCs w:val="24"/>
        </w:rPr>
        <w:t>1</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r w:rsidRPr="003A5B9F">
        <w:rPr>
          <w:rFonts w:ascii="Times New Roman" w:hAnsi="Times New Roman" w:cs="Times New Roman"/>
          <w:sz w:val="24"/>
          <w:szCs w:val="24"/>
        </w:rPr>
        <w:t xml:space="preserve">Each experiment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 xml:space="preserve">the flaw </w:t>
      </w:r>
      <w:r w:rsidRPr="003A5B9F">
        <w:rPr>
          <w:rFonts w:ascii="Times New Roman" w:eastAsiaTheme="minorEastAsia" w:hAnsi="Times New Roman" w:cs="Times New Roman"/>
          <w:sz w:val="24"/>
          <w:szCs w:val="24"/>
        </w:rPr>
        <w:lastRenderedPageBreak/>
        <w:t>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11"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11"/>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5B6EF6" w:rsidRPr="00C56069">
        <w:rPr>
          <w:rFonts w:ascii="Times New Roman" w:hAnsi="Times New Roman" w:cs="Times New Roman"/>
          <w:sz w:val="24"/>
          <w:szCs w:val="24"/>
        </w:rPr>
        <w:t xml:space="preserve">Figure </w:t>
      </w:r>
      <w:r w:rsidR="005B6EF6">
        <w:rPr>
          <w:rFonts w:ascii="Times New Roman" w:hAnsi="Times New Roman" w:cs="Times New Roman"/>
          <w:noProof/>
          <w:sz w:val="24"/>
          <w:szCs w:val="24"/>
        </w:rPr>
        <w:t>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w:t>
      </w:r>
      <w:r w:rsidR="00794BCC">
        <w:rPr>
          <w:rFonts w:ascii="Times New Roman" w:hAnsi="Times New Roman" w:cs="Times New Roman"/>
          <w:sz w:val="24"/>
          <w:szCs w:val="24"/>
        </w:rPr>
        <w:lastRenderedPageBreak/>
        <w:t xml:space="preserve">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70E8F683" wp14:editId="3445FBAC">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797" w:rsidRPr="00D548BF" w:rsidRDefault="00362797">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362797" w:rsidRPr="00D548BF" w:rsidRDefault="00362797">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7BD4C787" wp14:editId="2CF78247">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2E4D9790" wp14:editId="71BC4ADF">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5F914BDD" wp14:editId="64184B0E">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8">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2"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12"/>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130435E6" wp14:editId="23947BEB">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Pr="00CB2CBB">
        <w:rPr>
          <w:rFonts w:ascii="Times New Roman" w:hAnsi="Times New Roman" w:cs="Times New Roman"/>
          <w:sz w:val="24"/>
          <w:szCs w:val="24"/>
        </w:rPr>
        <w:t xml:space="preserve">Table </w:t>
      </w:r>
      <w:r w:rsidRPr="00CB2CBB">
        <w:rPr>
          <w:rFonts w:ascii="Times New Roman" w:hAnsi="Times New Roman" w:cs="Times New Roman"/>
          <w:noProof/>
          <w:sz w:val="24"/>
          <w:szCs w:val="24"/>
        </w:rPr>
        <w:t>1</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w:t>
      </w:r>
      <w:r w:rsidRPr="00CB2CBB">
        <w:rPr>
          <w:rFonts w:ascii="Times New Roman" w:eastAsiaTheme="minorEastAsia" w:hAnsi="Times New Roman" w:cs="Times New Roman"/>
          <w:sz w:val="24"/>
          <w:szCs w:val="24"/>
        </w:rPr>
        <w:lastRenderedPageBreak/>
        <w:t xml:space="preserve">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Pr="00647AE8">
        <w:rPr>
          <w:rFonts w:ascii="Times New Roman" w:hAnsi="Times New Roman" w:cs="Times New Roman"/>
          <w:sz w:val="24"/>
          <w:szCs w:val="24"/>
        </w:rPr>
        <w:t>[4]</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FE3562" w:rsidRPr="00070742">
        <w:rPr>
          <w:rFonts w:ascii="Times New Roman" w:hAnsi="Times New Roman" w:cs="Times New Roman"/>
          <w:sz w:val="24"/>
          <w:szCs w:val="24"/>
        </w:rPr>
        <w:t xml:space="preserve">Figure </w:t>
      </w:r>
      <w:r w:rsidR="00FE3562" w:rsidRPr="00070742">
        <w:rPr>
          <w:rFonts w:ascii="Times New Roman" w:hAnsi="Times New Roman" w:cs="Times New Roman"/>
          <w:noProof/>
          <w:sz w:val="24"/>
          <w:szCs w:val="24"/>
        </w:rPr>
        <w:t>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1262A52A" wp14:editId="6D66F7F9">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0">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3"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13"/>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tensile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[7</w:t>
      </w:r>
      <w:r w:rsidR="000538C3"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sidRPr="00CB2CBB">
        <w:rPr>
          <w:rFonts w:ascii="Times New Roman" w:hAnsi="Times New Roman" w:cs="Times New Roman"/>
          <w:sz w:val="24"/>
          <w:szCs w:val="24"/>
        </w:rPr>
        <w:t>[4]</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[6</w:t>
      </w:r>
      <w:r w:rsidR="000538C3"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362797"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362797"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362797"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4</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(1)</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(2)</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362797"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E55CDC">
            <w:pPr>
              <w:jc w:val="center"/>
              <w:rPr>
                <w:rFonts w:ascii="Times New Roman" w:hAnsi="Times New Roman" w:cs="Times New Roman"/>
                <w:b/>
                <w:sz w:val="24"/>
                <w:szCs w:val="24"/>
              </w:rPr>
            </w:pPr>
            <w:r>
              <w:rPr>
                <w:rFonts w:ascii="Times New Roman" w:hAnsi="Times New Roman" w:cs="Times New Roman"/>
                <w:sz w:val="24"/>
                <w:szCs w:val="24"/>
              </w:rPr>
              <w:t>Equation (3</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362797"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proofErr w:type="spellStart"/>
      <w:r>
        <w:rPr>
          <w:rFonts w:ascii="Times New Roman" w:hAnsi="Times New Roman" w:cs="Times New Roman"/>
          <w:sz w:val="24"/>
          <w:szCs w:val="24"/>
        </w:rPr>
        <w:t>well established</w:t>
      </w:r>
      <w:proofErr w:type="spellEnd"/>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sidRPr="00D43AA4">
        <w:rPr>
          <w:rFonts w:ascii="Times New Roman" w:hAnsi="Times New Roman" w:cs="Times New Roman"/>
          <w:sz w:val="24"/>
          <w:szCs w:val="24"/>
        </w:rPr>
        <w:t>[1]</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Pr>
          <w:rFonts w:ascii="Times New Roman" w:hAnsi="Times New Roman" w:cs="Times New Roman"/>
          <w:sz w:val="24"/>
          <w:szCs w:val="24"/>
        </w:rPr>
        <w:t>[3</w:t>
      </w:r>
      <w:r w:rsidR="000E2D44"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5</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448 MPa</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224402BF" wp14:editId="262A1375">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362797" w:rsidRPr="00CA3C50" w:rsidRDefault="00362797"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362797" w:rsidRPr="00CA3C50" w:rsidRDefault="00362797"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362797" w:rsidRPr="00CA3C50" w:rsidRDefault="00362797"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362797" w:rsidRPr="00CA3C50" w:rsidRDefault="00362797"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37394094" wp14:editId="2A6F35C6">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1">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14"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14"/>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1.93 MPa and 7.72 MPa</w:t>
      </w:r>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000B1A" w:rsidRPr="00DD118B">
        <w:rPr>
          <w:rFonts w:ascii="Times New Roman" w:hAnsi="Times New Roman" w:cs="Times New Roman"/>
          <w:sz w:val="24"/>
          <w:szCs w:val="24"/>
        </w:rPr>
        <w:t xml:space="preserve">Figure </w:t>
      </w:r>
      <w:r w:rsidR="00000B1A" w:rsidRPr="00DD118B">
        <w:rPr>
          <w:rFonts w:ascii="Times New Roman" w:hAnsi="Times New Roman" w:cs="Times New Roman"/>
          <w:noProof/>
          <w:sz w:val="24"/>
          <w:szCs w:val="24"/>
        </w:rPr>
        <w:t>1</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E07020" w:rsidRPr="00DD118B">
        <w:rPr>
          <w:rFonts w:ascii="Times New Roman" w:hAnsi="Times New Roman" w:cs="Times New Roman"/>
          <w:sz w:val="24"/>
          <w:szCs w:val="24"/>
        </w:rPr>
        <w:t xml:space="preserve">Figure </w:t>
      </w:r>
      <w:r w:rsidR="00E07020" w:rsidRPr="00DD118B">
        <w:rPr>
          <w:rFonts w:ascii="Times New Roman" w:hAnsi="Times New Roman" w:cs="Times New Roman"/>
          <w:noProof/>
          <w:sz w:val="24"/>
          <w:szCs w:val="24"/>
        </w:rPr>
        <w:t>1</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is modeled using rigid beam and multi point constraints. The nodes on the left pipe edge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2</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3</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lastRenderedPageBreak/>
        <w:drawing>
          <wp:inline distT="0" distB="0" distL="0" distR="0" wp14:anchorId="076EB5C4" wp14:editId="3D3FC299">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15"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15"/>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5219295E" wp14:editId="2A54E76C">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16"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16"/>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MPa and 7.72 MPa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17" w:author="Celal" w:date="2014-05-18T20:27:00Z"/>
          <w:rFonts w:ascii="Times New Roman" w:hAnsi="Times New Roman" w:cs="Times New Roman"/>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18" w:author="Celal" w:date="2014-05-18T20:24:00Z"/>
          <w:rFonts w:ascii="Times New Roman" w:hAnsi="Times New Roman" w:cs="Times New Roman"/>
          <w:sz w:val="24"/>
          <w:szCs w:val="24"/>
        </w:rPr>
      </w:pPr>
      <w:commentRangeStart w:id="19"/>
      <w:ins w:id="20"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21" w:author="Celal" w:date="2014-05-18T20:29:00Z">
        <w:r>
          <w:rPr>
            <w:rFonts w:ascii="Times New Roman" w:hAnsi="Times New Roman" w:cs="Times New Roman"/>
            <w:sz w:val="24"/>
            <w:szCs w:val="24"/>
          </w:rPr>
          <w:t xml:space="preserve"> Furthermore the amount of internal pressure is </w:t>
        </w:r>
      </w:ins>
      <w:ins w:id="22" w:author="Celal" w:date="2014-05-18T20:30:00Z">
        <w:r>
          <w:rPr>
            <w:rFonts w:ascii="Times New Roman" w:hAnsi="Times New Roman" w:cs="Times New Roman"/>
            <w:sz w:val="24"/>
            <w:szCs w:val="24"/>
          </w:rPr>
          <w:t xml:space="preserve">a </w:t>
        </w:r>
      </w:ins>
      <w:ins w:id="23" w:author="Celal" w:date="2014-05-18T20:29:00Z">
        <w:r>
          <w:rPr>
            <w:rFonts w:ascii="Times New Roman" w:hAnsi="Times New Roman" w:cs="Times New Roman"/>
            <w:sz w:val="24"/>
            <w:szCs w:val="24"/>
          </w:rPr>
          <w:t>decisive</w:t>
        </w:r>
      </w:ins>
      <w:ins w:id="24" w:author="Celal" w:date="2014-05-18T20:30:00Z">
        <w:r>
          <w:rPr>
            <w:rFonts w:ascii="Times New Roman" w:hAnsi="Times New Roman" w:cs="Times New Roman"/>
            <w:sz w:val="24"/>
            <w:szCs w:val="24"/>
          </w:rPr>
          <w:t xml:space="preserve"> factor for the failure mode.</w:t>
        </w:r>
      </w:ins>
      <w:ins w:id="25" w:author="Celal" w:date="2014-05-18T20:29:00Z">
        <w:r>
          <w:rPr>
            <w:rFonts w:ascii="Times New Roman" w:hAnsi="Times New Roman" w:cs="Times New Roman"/>
            <w:sz w:val="24"/>
            <w:szCs w:val="24"/>
          </w:rPr>
          <w:t xml:space="preserve"> </w:t>
        </w:r>
      </w:ins>
      <w:ins w:id="26" w:author="Celal" w:date="2014-05-19T13:18:00Z">
        <w:r w:rsidR="004662BF">
          <w:rPr>
            <w:rFonts w:ascii="Times New Roman" w:hAnsi="Times New Roman" w:cs="Times New Roman"/>
            <w:sz w:val="24"/>
            <w:szCs w:val="24"/>
          </w:rPr>
          <w:t>In order to define a failure criterion</w:t>
        </w:r>
      </w:ins>
      <w:ins w:id="27" w:author="Celal" w:date="2014-05-19T13:19:00Z">
        <w:r w:rsidR="004662BF">
          <w:rPr>
            <w:rFonts w:ascii="Times New Roman" w:hAnsi="Times New Roman" w:cs="Times New Roman"/>
            <w:sz w:val="24"/>
            <w:szCs w:val="24"/>
          </w:rPr>
          <w:t>,</w:t>
        </w:r>
      </w:ins>
      <w:ins w:id="28" w:author="Celal" w:date="2014-05-19T13:18:00Z">
        <w:r w:rsidR="004662BF">
          <w:rPr>
            <w:rFonts w:ascii="Times New Roman" w:hAnsi="Times New Roman" w:cs="Times New Roman"/>
            <w:sz w:val="24"/>
            <w:szCs w:val="24"/>
          </w:rPr>
          <w:t xml:space="preserve"> </w:t>
        </w:r>
      </w:ins>
      <w:ins w:id="29"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30" w:author="Celal" w:date="2014-05-19T13:20:00Z">
        <w:r w:rsidR="004662BF">
          <w:rPr>
            <w:rFonts w:ascii="Times New Roman" w:hAnsi="Times New Roman" w:cs="Times New Roman"/>
            <w:sz w:val="24"/>
            <w:szCs w:val="24"/>
          </w:rPr>
          <w:t>plotted</w:t>
        </w:r>
      </w:ins>
      <w:ins w:id="31" w:author="Celal" w:date="2014-05-19T13:19:00Z">
        <w:r w:rsidR="004662BF">
          <w:rPr>
            <w:rFonts w:ascii="Times New Roman" w:hAnsi="Times New Roman" w:cs="Times New Roman"/>
            <w:sz w:val="24"/>
            <w:szCs w:val="24"/>
          </w:rPr>
          <w:t xml:space="preserve"> for different levels of internal pressure.</w:t>
        </w:r>
      </w:ins>
      <w:ins w:id="32" w:author="Celal" w:date="2014-05-19T13:20:00Z">
        <w:r w:rsidR="004662BF">
          <w:rPr>
            <w:rFonts w:ascii="Times New Roman" w:hAnsi="Times New Roman" w:cs="Times New Roman"/>
            <w:sz w:val="24"/>
            <w:szCs w:val="24"/>
          </w:rPr>
          <w:t xml:space="preserve"> These plots have revealed that</w:t>
        </w:r>
      </w:ins>
      <w:ins w:id="33" w:author="Celal" w:date="2014-05-19T13:22:00Z">
        <w:r w:rsidR="004662BF">
          <w:rPr>
            <w:rFonts w:ascii="Times New Roman" w:hAnsi="Times New Roman" w:cs="Times New Roman"/>
            <w:sz w:val="24"/>
            <w:szCs w:val="24"/>
          </w:rPr>
          <w:t xml:space="preserve"> starting from a certain level of inte</w:t>
        </w:r>
      </w:ins>
      <w:ins w:id="34" w:author="Celal" w:date="2014-05-19T13:23:00Z">
        <w:r w:rsidR="004662BF">
          <w:rPr>
            <w:rFonts w:ascii="Times New Roman" w:hAnsi="Times New Roman" w:cs="Times New Roman"/>
            <w:sz w:val="24"/>
            <w:szCs w:val="24"/>
          </w:rPr>
          <w:t>r</w:t>
        </w:r>
      </w:ins>
      <w:ins w:id="35" w:author="Celal" w:date="2014-05-19T13:22:00Z">
        <w:r w:rsidR="004662BF">
          <w:rPr>
            <w:rFonts w:ascii="Times New Roman" w:hAnsi="Times New Roman" w:cs="Times New Roman"/>
            <w:sz w:val="24"/>
            <w:szCs w:val="24"/>
          </w:rPr>
          <w:t>nal p</w:t>
        </w:r>
      </w:ins>
      <w:ins w:id="36"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37"/>
        <w:r w:rsidR="004662BF">
          <w:rPr>
            <w:rFonts w:ascii="Times New Roman" w:hAnsi="Times New Roman" w:cs="Times New Roman"/>
            <w:sz w:val="24"/>
            <w:szCs w:val="24"/>
          </w:rPr>
          <w:t>40</w:t>
        </w:r>
      </w:ins>
      <w:commentRangeEnd w:id="37"/>
      <w:r w:rsidR="00890844">
        <w:rPr>
          <w:rStyle w:val="CommentReference"/>
        </w:rPr>
        <w:commentReference w:id="37"/>
      </w:r>
      <w:ins w:id="38" w:author="Celal" w:date="2014-05-19T13:23:00Z">
        <w:r w:rsidR="004662BF">
          <w:rPr>
            <w:rFonts w:ascii="Times New Roman" w:hAnsi="Times New Roman" w:cs="Times New Roman"/>
            <w:sz w:val="24"/>
            <w:szCs w:val="24"/>
          </w:rPr>
          <w:t xml:space="preserve">% </w:t>
        </w:r>
        <w:commentRangeStart w:id="39"/>
        <w:r w:rsidR="004662BF">
          <w:rPr>
            <w:rFonts w:ascii="Times New Roman" w:hAnsi="Times New Roman" w:cs="Times New Roman"/>
            <w:sz w:val="24"/>
            <w:szCs w:val="24"/>
          </w:rPr>
          <w:t>whereas</w:t>
        </w:r>
      </w:ins>
      <w:commentRangeEnd w:id="39"/>
      <w:ins w:id="40" w:author="Celal" w:date="2014-06-03T14:57:00Z">
        <w:r w:rsidR="00503616">
          <w:rPr>
            <w:rStyle w:val="CommentReference"/>
          </w:rPr>
          <w:commentReference w:id="39"/>
        </w:r>
      </w:ins>
      <w:ins w:id="41" w:author="Celal" w:date="2014-05-19T13:23:00Z">
        <w:r w:rsidR="004662BF">
          <w:rPr>
            <w:rFonts w:ascii="Times New Roman" w:hAnsi="Times New Roman" w:cs="Times New Roman"/>
            <w:sz w:val="24"/>
            <w:szCs w:val="24"/>
          </w:rPr>
          <w:t xml:space="preserve"> the equivalent plastic strain at the tension side starts to exceed 40%. </w:t>
        </w:r>
      </w:ins>
      <w:ins w:id="42"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43" w:author="Celal" w:date="2014-05-19T13:25:00Z">
        <w:r w:rsidR="00280570">
          <w:rPr>
            <w:rFonts w:ascii="Times New Roman" w:hAnsi="Times New Roman" w:cs="Times New Roman"/>
            <w:sz w:val="24"/>
            <w:szCs w:val="24"/>
          </w:rPr>
          <w:t xml:space="preserve">can slightly change with respect to the steel grade of the </w:t>
        </w:r>
        <w:r w:rsidR="00280570">
          <w:rPr>
            <w:rFonts w:ascii="Times New Roman" w:hAnsi="Times New Roman" w:cs="Times New Roman"/>
            <w:sz w:val="24"/>
            <w:szCs w:val="24"/>
          </w:rPr>
          <w:lastRenderedPageBreak/>
          <w:t xml:space="preserve">pipe. </w:t>
        </w:r>
      </w:ins>
      <w:ins w:id="44"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45" w:author="Celal" w:date="2014-05-19T13:27:00Z">
        <w:r w:rsidR="00DD40EA">
          <w:rPr>
            <w:rFonts w:ascii="Times New Roman" w:hAnsi="Times New Roman" w:cs="Times New Roman"/>
            <w:sz w:val="24"/>
            <w:szCs w:val="24"/>
          </w:rPr>
          <w:t>compression side can exceed 40% whereas at the tension side it stays below 40%.</w:t>
        </w:r>
      </w:ins>
      <w:ins w:id="46" w:author="Celal" w:date="2014-05-19T13:20:00Z">
        <w:r w:rsidR="004662BF">
          <w:rPr>
            <w:rFonts w:ascii="Times New Roman" w:hAnsi="Times New Roman" w:cs="Times New Roman"/>
            <w:sz w:val="24"/>
            <w:szCs w:val="24"/>
          </w:rPr>
          <w:t xml:space="preserve"> </w:t>
        </w:r>
      </w:ins>
      <w:commentRangeEnd w:id="19"/>
      <w:r w:rsidR="00890844">
        <w:rPr>
          <w:rStyle w:val="CommentReference"/>
        </w:rPr>
        <w:commentReference w:id="19"/>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E31D9C" w:rsidRPr="00D5460A">
        <w:rPr>
          <w:rFonts w:ascii="Times New Roman" w:hAnsi="Times New Roman" w:cs="Times New Roman"/>
          <w:sz w:val="24"/>
          <w:szCs w:val="24"/>
        </w:rPr>
        <w:t xml:space="preserve">Figure </w:t>
      </w:r>
      <w:r w:rsidR="00E31D9C" w:rsidRPr="00D5460A">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163EDFC5" wp14:editId="051B51A0">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47"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47"/>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B36EAA">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Pr="00E31D9C">
        <w:rPr>
          <w:rFonts w:ascii="Times New Roman" w:hAnsi="Times New Roman" w:cs="Times New Roman"/>
          <w:sz w:val="24"/>
          <w:szCs w:val="24"/>
        </w:rPr>
        <w:t xml:space="preserve">Figure </w:t>
      </w:r>
      <w:r w:rsidRPr="00E31D9C">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w:t>
      </w:r>
      <w:r w:rsidR="00F77C8F">
        <w:rPr>
          <w:rFonts w:ascii="Times New Roman" w:hAnsi="Times New Roman" w:cs="Times New Roman"/>
          <w:sz w:val="24"/>
          <w:szCs w:val="24"/>
        </w:rPr>
        <w:lastRenderedPageBreak/>
        <w:t xml:space="preserve">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drawing>
          <wp:inline distT="0" distB="0" distL="0" distR="0" wp14:anchorId="04171E6D" wp14:editId="05F6F107">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48"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48"/>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6A2242" w:rsidRPr="001260A0">
        <w:rPr>
          <w:rFonts w:ascii="Times New Roman" w:hAnsi="Times New Roman" w:cs="Times New Roman"/>
          <w:sz w:val="24"/>
          <w:szCs w:val="24"/>
        </w:rPr>
        <w:t xml:space="preserve">Figure </w:t>
      </w:r>
      <w:r w:rsidR="006A2242" w:rsidRPr="001260A0">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287691" w:rsidRPr="00287691">
        <w:rPr>
          <w:rFonts w:ascii="Times New Roman" w:hAnsi="Times New Roman" w:cs="Times New Roman"/>
          <w:sz w:val="24"/>
          <w:szCs w:val="24"/>
        </w:rPr>
        <w:t xml:space="preserve">Table </w:t>
      </w:r>
      <w:r w:rsidR="00287691" w:rsidRPr="00287691">
        <w:rPr>
          <w:rFonts w:ascii="Times New Roman" w:hAnsi="Times New Roman" w:cs="Times New Roman"/>
          <w:noProof/>
          <w:sz w:val="24"/>
          <w:szCs w:val="24"/>
        </w:rPr>
        <w:t>6</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1D2080" w:rsidRPr="001260A0">
        <w:rPr>
          <w:rFonts w:ascii="Times New Roman" w:hAnsi="Times New Roman" w:cs="Times New Roman"/>
          <w:sz w:val="24"/>
          <w:szCs w:val="24"/>
        </w:rPr>
        <w:t xml:space="preserve">Figure </w:t>
      </w:r>
      <w:r w:rsidR="001D2080" w:rsidRPr="001260A0">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w:t>
      </w:r>
      <w:r w:rsidR="001D2080">
        <w:rPr>
          <w:rFonts w:ascii="Times New Roman" w:eastAsiaTheme="minorEastAsia" w:hAnsi="Times New Roman" w:cs="Times New Roman"/>
          <w:sz w:val="24"/>
          <w:szCs w:val="24"/>
        </w:rPr>
        <w:lastRenderedPageBreak/>
        <w:t xml:space="preserve">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49"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6</w:t>
      </w:r>
      <w:r w:rsidRPr="00287691">
        <w:rPr>
          <w:rFonts w:ascii="Times New Roman" w:hAnsi="Times New Roman" w:cs="Times New Roman"/>
          <w:color w:val="auto"/>
          <w:sz w:val="24"/>
          <w:szCs w:val="24"/>
        </w:rPr>
        <w:fldChar w:fldCharType="end"/>
      </w:r>
      <w:bookmarkEnd w:id="49"/>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m:t>
            </m:r>
            <m:r>
              <m:rPr>
                <m:sty m:val="bi"/>
              </m:rPr>
              <w:rPr>
                <w:rFonts w:ascii="Cambria Math" w:hAnsi="Cambria Math" w:cs="Times New Roman"/>
                <w:color w:val="auto"/>
                <w:sz w:val="24"/>
                <w:szCs w:val="24"/>
              </w:rPr>
              <m:t>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drawing>
          <wp:inline distT="0" distB="0" distL="0" distR="0" wp14:anchorId="6D893A36" wp14:editId="448B0AF3">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50"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50"/>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4D0E4F" w:rsidRPr="001740F1">
        <w:rPr>
          <w:rFonts w:ascii="Times New Roman" w:hAnsi="Times New Roman" w:cs="Times New Roman"/>
          <w:sz w:val="24"/>
          <w:szCs w:val="24"/>
        </w:rPr>
        <w:t xml:space="preserve">Table </w:t>
      </w:r>
      <w:r w:rsidR="004D0E4F" w:rsidRPr="001740F1">
        <w:rPr>
          <w:rFonts w:ascii="Times New Roman" w:hAnsi="Times New Roman" w:cs="Times New Roman"/>
          <w:noProof/>
          <w:sz w:val="24"/>
          <w:szCs w:val="24"/>
        </w:rPr>
        <w:t>7</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51"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7</w:t>
      </w:r>
      <w:r w:rsidRPr="001740F1">
        <w:rPr>
          <w:rFonts w:ascii="Times New Roman" w:hAnsi="Times New Roman" w:cs="Times New Roman"/>
          <w:color w:val="auto"/>
          <w:sz w:val="24"/>
          <w:szCs w:val="24"/>
        </w:rPr>
        <w:fldChar w:fldCharType="end"/>
      </w:r>
      <w:bookmarkEnd w:id="51"/>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Pr="00C326B5">
        <w:rPr>
          <w:rFonts w:ascii="Times New Roman" w:hAnsi="Times New Roman" w:cs="Times New Roman"/>
          <w:sz w:val="24"/>
          <w:szCs w:val="24"/>
        </w:rPr>
        <w:t xml:space="preserve">Table </w:t>
      </w:r>
      <w:r w:rsidRPr="00C326B5">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r w:rsidR="007D2AAC" w:rsidRPr="00BA6DCD">
        <w:rPr>
          <w:rFonts w:ascii="Times New Roman" w:hAnsi="Times New Roman" w:cs="Times New Roman"/>
          <w:sz w:val="24"/>
          <w:szCs w:val="24"/>
        </w:rPr>
        <w:t xml:space="preserve">Figure </w:t>
      </w:r>
      <w:r w:rsidR="007D2AAC" w:rsidRPr="00BA6DCD">
        <w:rPr>
          <w:rFonts w:ascii="Times New Roman" w:hAnsi="Times New Roman" w:cs="Times New Roman"/>
          <w:noProof/>
          <w:sz w:val="24"/>
          <w:szCs w:val="24"/>
        </w:rPr>
        <w:t>20</w:t>
      </w:r>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242738">
        <w:rPr>
          <w:rFonts w:ascii="Times New Roman" w:hAnsi="Times New Roman" w:cs="Times New Roman"/>
          <w:sz w:val="24"/>
          <w:szCs w:val="24"/>
        </w:rPr>
        <w:t xml:space="preserve">Figure </w:t>
      </w:r>
      <w:r w:rsidR="00691D9E">
        <w:rPr>
          <w:rFonts w:ascii="Times New Roman" w:hAnsi="Times New Roman" w:cs="Times New Roman"/>
          <w:noProof/>
          <w:sz w:val="24"/>
          <w:szCs w:val="24"/>
        </w:rPr>
        <w:t>21</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E951C2">
        <w:rPr>
          <w:rFonts w:ascii="Times New Roman" w:hAnsi="Times New Roman" w:cs="Times New Roman"/>
          <w:sz w:val="24"/>
          <w:szCs w:val="24"/>
        </w:rPr>
        <w:t xml:space="preserve">Figure </w:t>
      </w:r>
      <w:r w:rsidR="00691D9E">
        <w:rPr>
          <w:rFonts w:ascii="Times New Roman" w:hAnsi="Times New Roman" w:cs="Times New Roman"/>
          <w:noProof/>
          <w:sz w:val="24"/>
          <w:szCs w:val="24"/>
        </w:rPr>
        <w:t>22</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C6380F">
        <w:rPr>
          <w:rFonts w:ascii="Times New Roman" w:hAnsi="Times New Roman" w:cs="Times New Roman"/>
          <w:sz w:val="24"/>
          <w:szCs w:val="24"/>
        </w:rPr>
        <w:t xml:space="preserve">Figure </w:t>
      </w:r>
      <w:r w:rsidR="00691D9E" w:rsidRPr="00C6380F">
        <w:rPr>
          <w:rFonts w:ascii="Times New Roman" w:hAnsi="Times New Roman" w:cs="Times New Roman"/>
          <w:noProof/>
          <w:sz w:val="24"/>
          <w:szCs w:val="24"/>
        </w:rPr>
        <w:t>23</w:t>
      </w:r>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 the positions of the strain gauges and the painted areas for the image correlation</w:t>
      </w:r>
      <w:r w:rsidR="00B06DCC">
        <w:rPr>
          <w:rFonts w:ascii="Times New Roman" w:hAnsi="Times New Roman" w:cs="Times New Roman"/>
          <w:sz w:val="24"/>
          <w:szCs w:val="24"/>
        </w:rPr>
        <w:t xml:space="preserve"> for the first two tests</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w:t>
      </w:r>
      <w:r w:rsidR="00B06DCC">
        <w:rPr>
          <w:rFonts w:ascii="Times New Roman" w:hAnsi="Times New Roman" w:cs="Times New Roman"/>
          <w:sz w:val="24"/>
          <w:szCs w:val="24"/>
        </w:rPr>
        <w:t xml:space="preserve"> colours</w:t>
      </w:r>
      <w:r w:rsidR="007D2AAC">
        <w:rPr>
          <w:rFonts w:ascii="Times New Roman" w:hAnsi="Times New Roman" w:cs="Times New Roman"/>
          <w:sz w:val="24"/>
          <w:szCs w:val="24"/>
        </w:rPr>
        <w:t xml:space="preserve">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For both tests the main difference in the 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sidRPr="00A40C41">
        <w:rPr>
          <w:rFonts w:ascii="Times New Roman" w:hAnsi="Times New Roman" w:cs="Times New Roman"/>
          <w:noProof/>
          <w:sz w:val="24"/>
          <w:szCs w:val="24"/>
        </w:rPr>
        <w:t>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r w:rsidRPr="00AE5300">
        <w:rPr>
          <w:rFonts w:ascii="Times New Roman" w:hAnsi="Times New Roman" w:cs="Times New Roman"/>
          <w:sz w:val="24"/>
          <w:szCs w:val="24"/>
        </w:rPr>
        <w:t xml:space="preserve">Table </w:t>
      </w:r>
      <w:r w:rsidRPr="00AE5300">
        <w:rPr>
          <w:rFonts w:ascii="Times New Roman" w:hAnsi="Times New Roman" w:cs="Times New Roman"/>
          <w:noProof/>
          <w:sz w:val="24"/>
          <w:szCs w:val="24"/>
        </w:rPr>
        <w:t>9</w:t>
      </w:r>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0C5CB2" w:rsidRPr="00A40C41">
        <w:rPr>
          <w:rFonts w:ascii="Times New Roman" w:hAnsi="Times New Roman" w:cs="Times New Roman"/>
          <w:sz w:val="24"/>
          <w:szCs w:val="24"/>
        </w:rPr>
        <w:t xml:space="preserve">Table </w:t>
      </w:r>
      <w:r w:rsidR="000C5CB2" w:rsidRPr="00A40C41">
        <w:rPr>
          <w:rFonts w:ascii="Times New Roman" w:hAnsi="Times New Roman" w:cs="Times New Roman"/>
          <w:noProof/>
          <w:sz w:val="24"/>
          <w:szCs w:val="24"/>
        </w:rPr>
        <w:t>8</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0C5CB2" w:rsidRPr="00A40C41">
        <w:rPr>
          <w:rFonts w:ascii="Times New Roman" w:hAnsi="Times New Roman" w:cs="Times New Roman"/>
          <w:sz w:val="24"/>
          <w:szCs w:val="24"/>
        </w:rPr>
        <w:t xml:space="preserve">Table </w:t>
      </w:r>
      <w:r w:rsidR="000C5CB2">
        <w:rPr>
          <w:rFonts w:ascii="Times New Roman" w:hAnsi="Times New Roman" w:cs="Times New Roman"/>
          <w:noProof/>
          <w:sz w:val="24"/>
          <w:szCs w:val="24"/>
        </w:rPr>
        <w:t>9</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sidRPr="00A40C41">
        <w:rPr>
          <w:rFonts w:ascii="Times New Roman" w:hAnsi="Times New Roman" w:cs="Times New Roman"/>
          <w:noProof/>
          <w:sz w:val="24"/>
          <w:szCs w:val="24"/>
        </w:rPr>
        <w:t>8</w:t>
      </w:r>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Pr>
          <w:rFonts w:ascii="Times New Roman" w:hAnsi="Times New Roman" w:cs="Times New Roman"/>
          <w:noProof/>
          <w:sz w:val="24"/>
          <w:szCs w:val="24"/>
        </w:rPr>
        <w:t>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A40C41">
        <w:rPr>
          <w:rFonts w:ascii="Times New Roman" w:hAnsi="Times New Roman" w:cs="Times New Roman"/>
          <w:sz w:val="24"/>
          <w:szCs w:val="24"/>
        </w:rPr>
        <w:t xml:space="preserve">Table </w:t>
      </w:r>
      <w:r w:rsidR="00C85346" w:rsidRPr="00A40C41">
        <w:rPr>
          <w:rFonts w:ascii="Times New Roman" w:hAnsi="Times New Roman" w:cs="Times New Roman"/>
          <w:noProof/>
          <w:sz w:val="24"/>
          <w:szCs w:val="24"/>
        </w:rPr>
        <w:t>8</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BA6DCD">
        <w:rPr>
          <w:rFonts w:ascii="Times New Roman" w:hAnsi="Times New Roman" w:cs="Times New Roman"/>
          <w:sz w:val="24"/>
          <w:szCs w:val="24"/>
        </w:rPr>
        <w:t xml:space="preserve">Figure </w:t>
      </w:r>
      <w:r w:rsidR="00C85346">
        <w:rPr>
          <w:rFonts w:ascii="Times New Roman" w:hAnsi="Times New Roman" w:cs="Times New Roman"/>
          <w:noProof/>
          <w:sz w:val="24"/>
          <w:szCs w:val="24"/>
        </w:rPr>
        <w:t>20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242738">
        <w:rPr>
          <w:rFonts w:ascii="Times New Roman" w:hAnsi="Times New Roman" w:cs="Times New Roman"/>
          <w:sz w:val="24"/>
          <w:szCs w:val="24"/>
        </w:rPr>
        <w:t xml:space="preserve">Figure </w:t>
      </w:r>
      <w:r w:rsidR="00C85346">
        <w:rPr>
          <w:rFonts w:ascii="Times New Roman" w:hAnsi="Times New Roman" w:cs="Times New Roman"/>
          <w:noProof/>
          <w:sz w:val="24"/>
          <w:szCs w:val="24"/>
        </w:rPr>
        <w:t>21</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A40C41">
        <w:rPr>
          <w:rFonts w:ascii="Times New Roman" w:hAnsi="Times New Roman" w:cs="Times New Roman"/>
          <w:sz w:val="24"/>
          <w:szCs w:val="24"/>
        </w:rPr>
        <w:t xml:space="preserve">Table </w:t>
      </w:r>
      <w:r w:rsidR="00C85346">
        <w:rPr>
          <w:rFonts w:ascii="Times New Roman" w:hAnsi="Times New Roman" w:cs="Times New Roman"/>
          <w:noProof/>
          <w:sz w:val="24"/>
          <w:szCs w:val="24"/>
        </w:rPr>
        <w:t>9</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E951C2">
        <w:rPr>
          <w:rFonts w:ascii="Times New Roman" w:hAnsi="Times New Roman" w:cs="Times New Roman"/>
          <w:sz w:val="24"/>
          <w:szCs w:val="24"/>
        </w:rPr>
        <w:t xml:space="preserve">Figure </w:t>
      </w:r>
      <w:r w:rsidR="00C85346">
        <w:rPr>
          <w:rFonts w:ascii="Times New Roman" w:hAnsi="Times New Roman" w:cs="Times New Roman"/>
          <w:noProof/>
          <w:sz w:val="24"/>
          <w:szCs w:val="24"/>
        </w:rPr>
        <w:t>22</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C6380F">
        <w:rPr>
          <w:rFonts w:ascii="Times New Roman" w:hAnsi="Times New Roman" w:cs="Times New Roman"/>
          <w:sz w:val="24"/>
          <w:szCs w:val="24"/>
        </w:rPr>
        <w:t xml:space="preserve">Figure </w:t>
      </w:r>
      <w:r w:rsidR="00C85346" w:rsidRPr="00C6380F">
        <w:rPr>
          <w:rFonts w:ascii="Times New Roman" w:hAnsi="Times New Roman" w:cs="Times New Roman"/>
          <w:noProof/>
          <w:sz w:val="24"/>
          <w:szCs w:val="24"/>
        </w:rPr>
        <w:t>23</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r w:rsidR="003526B0" w:rsidRPr="00A40C41">
        <w:rPr>
          <w:rFonts w:ascii="Times New Roman" w:hAnsi="Times New Roman" w:cs="Times New Roman"/>
          <w:sz w:val="24"/>
          <w:szCs w:val="24"/>
        </w:rPr>
        <w:t xml:space="preserve">Table </w:t>
      </w:r>
      <w:r w:rsidR="003526B0" w:rsidRPr="00A40C41">
        <w:rPr>
          <w:rFonts w:ascii="Times New Roman" w:hAnsi="Times New Roman" w:cs="Times New Roman"/>
          <w:noProof/>
          <w:sz w:val="24"/>
          <w:szCs w:val="24"/>
        </w:rPr>
        <w:t>8</w:t>
      </w:r>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D42C3" w:rsidRPr="00C13B35">
        <w:rPr>
          <w:rFonts w:ascii="Times New Roman" w:hAnsi="Times New Roman" w:cs="Times New Roman"/>
          <w:sz w:val="24"/>
          <w:szCs w:val="24"/>
        </w:rPr>
        <w:t xml:space="preserve">Figure </w:t>
      </w:r>
      <w:r w:rsidR="007D42C3">
        <w:rPr>
          <w:rFonts w:ascii="Times New Roman" w:hAnsi="Times New Roman" w:cs="Times New Roman"/>
          <w:noProof/>
          <w:sz w:val="24"/>
          <w:szCs w:val="24"/>
        </w:rPr>
        <w:t>24</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D42C3" w:rsidRPr="004B7A68">
        <w:rPr>
          <w:rFonts w:ascii="Times New Roman" w:hAnsi="Times New Roman" w:cs="Times New Roman"/>
          <w:sz w:val="24"/>
          <w:szCs w:val="24"/>
        </w:rPr>
        <w:t xml:space="preserve">Figure </w:t>
      </w:r>
      <w:r w:rsidR="007D42C3" w:rsidRPr="004B7A68">
        <w:rPr>
          <w:rFonts w:ascii="Times New Roman" w:hAnsi="Times New Roman" w:cs="Times New Roman"/>
          <w:noProof/>
          <w:sz w:val="24"/>
          <w:szCs w:val="24"/>
        </w:rPr>
        <w:t>25</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3643A822" wp14:editId="5C95EB0E">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797" w:rsidRDefault="0036279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0"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" filled="f" stroked="f" strokeweight=".5pt">
                <v:textbox>
                  <w:txbxContent>
                    <w:p w:rsidR="00362797" w:rsidRDefault="00362797">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4D08F771" wp14:editId="6C097D85">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362797" w:rsidRDefault="00362797"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MwNQIAAGk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" filled="f" stroked="f" strokeweight=".5pt">
                <v:textbox>
                  <w:txbxContent>
                    <w:p w:rsidR="00362797" w:rsidRDefault="00362797"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43213E7E" wp14:editId="6D674641">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362797" w:rsidRDefault="00362797"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2"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g9Ng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" filled="f" stroked="f" strokeweight=".5pt">
                <v:textbox>
                  <w:txbxContent>
                    <w:p w:rsidR="00362797" w:rsidRDefault="00362797"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2DFF2DB1" wp14:editId="31889F5E">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362797" w:rsidRDefault="00362797"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FJDNA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" filled="f" stroked="f" strokeweight=".5pt">
                <v:textbox>
                  <w:txbxContent>
                    <w:p w:rsidR="00362797" w:rsidRDefault="00362797"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6156983D" wp14:editId="521B33C0">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362797" w:rsidRDefault="00362797"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4"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Aa17lCNgIAAGgEAAAOAAAAAAAA&#10;AAAAAAAAAC4CAABkcnMvZTJvRG9jLnhtbFBLAQItABQABgAIAAAAIQBMtfOA4gAAAAsBAAAPAAAA&#10;AAAAAAAAAAAAAJAEAABkcnMvZG93bnJldi54bWxQSwUGAAAAAAQABADzAAAAnwUAAAAA&#10;" filled="f" stroked="f" strokeweight=".5pt">
                <v:textbox>
                  <w:txbxContent>
                    <w:p w:rsidR="00362797" w:rsidRDefault="00362797"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789D338C" wp14:editId="41CF8A27">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5"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OK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fC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AWnk4o3AgAAaAQAAA4AAAAA&#10;AAAAAAAAAAAALgIAAGRycy9lMm9Eb2MueG1sUEsBAi0AFAAGAAgAAAAhABImwfLjAAAACwEAAA8A&#10;AAAAAAAAAAAAAAAAkQQAAGRycy9kb3ducmV2LnhtbFBLBQYAAAAABAAEAPMAAAChBQAAAAA=&#10;" filled="f" stroked="f" strokeweight=".5pt">
                <v:textbox>
                  <w:txbxContent>
                    <w:p w:rsidR="00362797" w:rsidRDefault="00362797"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51F3E397" wp14:editId="146F0780">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At16DQ4AgAAaAQAAA4AAAAA&#10;AAAAAAAAAAAALgIAAGRycy9lMm9Eb2MueG1sUEsBAi0AFAAGAAgAAAAhADI3x53iAAAACwEAAA8A&#10;AAAAAAAAAAAAAAAAkgQAAGRycy9kb3ducmV2LnhtbFBLBQYAAAAABAAEAPMAAAChBQAAAAA=&#10;" filled="f" stroked="f" strokeweight=".5pt">
                <v:textbox>
                  <w:txbxContent>
                    <w:p w:rsidR="00362797" w:rsidRDefault="00362797"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027F85B5" wp14:editId="713919D0">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7"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H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O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Fd6H4c3AgAAaAQAAA4AAAAA&#10;AAAAAAAAAAAALgIAAGRycy9lMm9Eb2MueG1sUEsBAi0AFAAGAAgAAAAhAFV4UeDjAAAACwEAAA8A&#10;AAAAAAAAAAAAAAAAkQQAAGRycy9kb3ducmV2LnhtbFBLBQYAAAAABAAEAPMAAAChBQAAAAA=&#10;" filled="f" stroked="f" strokeweight=".5pt">
                <v:textbox>
                  <w:txbxContent>
                    <w:p w:rsidR="00362797" w:rsidRDefault="00362797"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36A02F16" wp14:editId="3A3B2666">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" filled="f" stroked="f" strokeweight=".5pt">
                <v:textbox>
                  <w:txbxContent>
                    <w:p w:rsidR="00362797" w:rsidRDefault="00362797"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0A3CF4DE" wp14:editId="5F8AAC0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9"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" filled="f" stroked="f" strokeweight=".5pt">
                <v:textbox>
                  <w:txbxContent>
                    <w:p w:rsidR="00362797" w:rsidRDefault="00362797"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65F5ADE1" wp14:editId="1D1C72D2">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0"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oV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" filled="f" stroked="f" strokeweight=".5pt">
                <v:textbox>
                  <w:txbxContent>
                    <w:p w:rsidR="00362797" w:rsidRDefault="00362797"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676DB336" wp14:editId="7680FF0C">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1"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" filled="f" stroked="f" strokeweight=".5pt">
                <v:textbox>
                  <w:txbxContent>
                    <w:p w:rsidR="00362797" w:rsidRDefault="00362797"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4DC566CB" wp14:editId="29056844">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2"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" filled="f" stroked="f" strokeweight=".5pt">
                <v:textbox>
                  <w:txbxContent>
                    <w:p w:rsidR="00362797" w:rsidRDefault="00362797"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4F7DCF78" wp14:editId="288D1579">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362797" w:rsidRDefault="00362797"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3"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">
                <v:shape id="Straight Arrow Connector 47" o:spid="_x0000_s1054"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5"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362797" w:rsidRDefault="00362797"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477D857E" wp14:editId="35771801">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362797" w:rsidRDefault="00362797"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6"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FKYdO&#10;YgMAAEAIAAAOAAAAAAAAAAAAAAAAAC4CAABkcnMvZTJvRG9jLnhtbFBLAQItABQABgAIAAAAIQBK&#10;1Ih+4gAAAAsBAAAPAAAAAAAAAAAAAAAAALwFAABkcnMvZG93bnJldi54bWxQSwUGAAAAAAQABADz&#10;AAAAywYAAAAA&#10;">
                <v:shape id="Straight Arrow Connector 45" o:spid="_x0000_s1057"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8"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362797" w:rsidRDefault="00362797"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34E0A10D" wp14:editId="288F3C87">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362797" w:rsidRDefault="00362797"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59"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DbYg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">
                <v:shape id="Straight Arrow Connector 49" o:spid="_x0000_s1060"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1"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362797" w:rsidRDefault="00362797"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1A11C17D" wp14:editId="3638A5F6">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362797" w:rsidRDefault="00362797"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2"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">
                <v:shape id="Straight Arrow Connector 42" o:spid="_x0000_s1063"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4"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62797" w:rsidRDefault="00362797"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1B40DD47" wp14:editId="2275BA45">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362797" w:rsidRDefault="00362797"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5"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sV6GfpoD&#10;AAC3CgAADgAAAAAAAAAAAAAAAAAuAgAAZHJzL2Uyb0RvYy54bWxQSwECLQAUAAYACAAAACEAu2Ne&#10;T+EAAAAKAQAADwAAAAAAAAAAAAAAAAD0BQAAZHJzL2Rvd25yZXYueG1sUEsFBgAAAAAEAAQA8wAA&#10;AAIHAAAAAA==&#10;">
                <v:shape id="Text Box 38" o:spid="_x0000_s106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362797" w:rsidRDefault="00362797" w:rsidP="00A3645D">
                        <w:r>
                          <w:t>Speckled Areas</w:t>
                        </w:r>
                      </w:p>
                    </w:txbxContent>
                  </v:textbox>
                </v:shape>
                <v:shape id="Straight Arrow Connector 39" o:spid="_x0000_s106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1977BBDD" wp14:editId="216EDC1D">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362797" w:rsidRDefault="00362797"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69"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B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Mx9alwekRNf2taTXJVTHLdHmgSjo81BQMLvMPXyySoBp0a8wKoT6cezcvoe2ArcYNTA3&#10;oNS+b4hiGFWfOTSc89F4bAeN24wnswg2av9mvX/DN/VSQC1ATwHv3NK+N5VfZkrUTzDiFtYqXBFO&#10;wXaCjV8uTTfNYERStli4RzBaJDG3fCWprz2bk8f2iSjZZ8VAPu+Eb3EkPkhO97ZLwmJjRFa6tvHM&#10;7p71jtyuC8OAcn2lH6Z2Au7v3fvnkT//CQ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G6MsYFWAwAAOggAAA4AAAAA&#10;AAAAAAAAAAAALgIAAGRycy9lMm9Eb2MueG1sUEsBAi0AFAAGAAgAAAAhAHDlZTzhAAAACgEAAA8A&#10;AAAAAAAAAAAAAAAAsAUAAGRycy9kb3ducmV2LnhtbFBLBQYAAAAABAAEAPMAAAC+BgAAAAA=&#10;">
                <v:shape id="Straight Arrow Connector 51" o:spid="_x0000_s1070"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1"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362797" w:rsidRDefault="00362797"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118AE937" wp14:editId="1921976F">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2"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DpSEfk3AgAAaAQAAA4AAAAA&#10;AAAAAAAAAAAALgIAAGRycy9lMm9Eb2MueG1sUEsBAi0AFAAGAAgAAAAhAAjeiJ/jAAAACwEAAA8A&#10;AAAAAAAAAAAAAAAAkQQAAGRycy9kb3ducmV2LnhtbFBLBQYAAAAABAAEAPMAAAChBQAAAAA=&#10;" filled="f" stroked="f" strokeweight=".5pt">
                <v:textbox>
                  <w:txbxContent>
                    <w:p w:rsidR="00362797" w:rsidRDefault="00362797" w:rsidP="00B96446">
                      <w:r>
                        <w:t>8</w:t>
                      </w:r>
                    </w:p>
                  </w:txbxContent>
                </v:textbox>
              </v:shape>
            </w:pict>
          </mc:Fallback>
        </mc:AlternateContent>
      </w:r>
      <w:r w:rsidR="00225418">
        <w:rPr>
          <w:noProof/>
          <w:lang w:eastAsia="en-CA"/>
        </w:rPr>
        <w:drawing>
          <wp:inline distT="0" distB="0" distL="0" distR="0" wp14:anchorId="3F53CEEF" wp14:editId="0D3684B6">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52"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52"/>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2094724A" wp14:editId="79F133D5">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362797" w:rsidRDefault="00362797"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3"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3b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YmxHU0KQlqGdG0WvWiDEDTH2&#10;lmjo3xAFzCT7ET4Vl0BjOa4waqT+9iu5s4dGAVqMepgHwPGvR6IZRvydgBaSJasVXGv9ZrXeLGCj&#10;TzWHU404dnsJ1IcEgnd+6ewtn5aVlt0XGF079yqoiKDwdoGhwsJyb8OUgtFH2W7njWBkKGJvxJ2i&#10;U8NwhXA/fCFajfVuIZ8f5NS0SP4sOcHW0ULI3dHKqvVd4InmUGszy31fhcHj628ckm6yne69/dMo&#10;v/gO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DF5Ddt5AwAAEggAAA4AAAAAAAAAAAAAAAAALgIAAGRycy9lMm9E&#10;b2MueG1sUEsBAi0AFAAGAAgAAAAhAJ7rId7iAAAACwEAAA8AAAAAAAAAAAAAAAAA0wUAAGRycy9k&#10;b3ducmV2LnhtbFBLBQYAAAAABAAEAPMAAADiBgAAAAA=&#10;">
                <v:shape id="Straight Arrow Connector 670" o:spid="_x0000_s1074"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5"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362797" w:rsidRDefault="00362797"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2CB4F327" wp14:editId="34E0EFDE">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362797" w:rsidRDefault="00362797"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6"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">
                <v:shape id="Straight Arrow Connector 674" o:spid="_x0000_s1077"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8"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362797" w:rsidRDefault="00362797"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345EE32D" wp14:editId="373E12C9">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79"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" filled="f" stroked="f" strokeweight=".5pt">
                <v:textbox>
                  <w:txbxContent>
                    <w:p w:rsidR="00362797" w:rsidRDefault="00362797"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63636FE6" wp14:editId="78C8C44F">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0"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DA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zytQwDkCAABqBAAADgAA&#10;AAAAAAAAAAAAAAAuAgAAZHJzL2Uyb0RvYy54bWxQSwECLQAUAAYACAAAACEAqcQ42OMAAAALAQAA&#10;DwAAAAAAAAAAAAAAAACTBAAAZHJzL2Rvd25yZXYueG1sUEsFBgAAAAAEAAQA8wAAAKMFAAAAAA==&#10;" filled="f" stroked="f" strokeweight=".5pt">
                <v:textbox>
                  <w:txbxContent>
                    <w:p w:rsidR="00362797" w:rsidRDefault="00362797"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49201145" wp14:editId="6E436698">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1"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NpZWozkCAABqBAAADgAA&#10;AAAAAAAAAAAAAAAuAgAAZHJzL2Uyb0RvYy54bWxQSwECLQAUAAYACAAAACEAshi8vOMAAAALAQAA&#10;DwAAAAAAAAAAAAAAAACTBAAAZHJzL2Rvd25yZXYueG1sUEsFBgAAAAAEAAQA8wAAAKMFAAAAAA==&#10;" filled="f" stroked="f" strokeweight=".5pt">
                <v:textbox>
                  <w:txbxContent>
                    <w:p w:rsidR="00362797" w:rsidRDefault="00362797"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2AC3CFF4" wp14:editId="350D8B7F">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2"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WJ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l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s3R1iTkCAABqBAAADgAA&#10;AAAAAAAAAAAAAAAuAgAAZHJzL2Uyb0RvYy54bWxQSwECLQAUAAYACAAAACEAFwMhheMAAAALAQAA&#10;DwAAAAAAAAAAAAAAAACTBAAAZHJzL2Rvd25yZXYueG1sUEsFBgAAAAAEAAQA8wAAAKMFAAAAAA==&#10;" filled="f" stroked="f" strokeweight=".5pt">
                <v:textbox>
                  <w:txbxContent>
                    <w:p w:rsidR="00362797" w:rsidRDefault="00362797"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63AD6864" wp14:editId="0E8ABBB1">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3"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4HOA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" filled="f" stroked="f" strokeweight=".5pt">
                <v:textbox>
                  <w:txbxContent>
                    <w:p w:rsidR="00362797" w:rsidRDefault="00362797"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7B4F3656" wp14:editId="28E4748F">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4"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Y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a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SZ72FTkCAABqBAAADgAA&#10;AAAAAAAAAAAAAAAuAgAAZHJzL2Uyb0RvYy54bWxQSwECLQAUAAYACAAAACEAu/Q+t+MAAAALAQAA&#10;DwAAAAAAAAAAAAAAAACTBAAAZHJzL2Rvd25yZXYueG1sUEsFBgAAAAAEAAQA8wAAAKMFAAAAAA==&#10;" filled="f" stroked="f" strokeweight=".5pt">
                <v:textbox>
                  <w:txbxContent>
                    <w:p w:rsidR="00362797" w:rsidRDefault="00362797"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5F585A67" wp14:editId="5B91140F">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5"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9SuGzkCAABqBAAADgAA&#10;AAAAAAAAAAAAAAAuAgAAZHJzL2Uyb0RvYy54bWxQSwECLQAUAAYACAAAACEAgZRPkuMAAAALAQAA&#10;DwAAAAAAAAAAAAAAAACTBAAAZHJzL2Rvd25yZXYueG1sUEsFBgAAAAAEAAQA8wAAAKMFAAAAAA==&#10;" filled="f" stroked="f" strokeweight=".5pt">
                <v:textbox>
                  <w:txbxContent>
                    <w:p w:rsidR="00362797" w:rsidRDefault="00362797"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67BB59D7" wp14:editId="19727782">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6"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99V4mjkCAABqBAAADgAA&#10;AAAAAAAAAAAAAAAuAgAAZHJzL2Uyb0RvYy54bWxQSwECLQAUAAYACAAAACEA/64TBuMAAAALAQAA&#10;DwAAAAAAAAAAAAAAAACTBAAAZHJzL2Rvd25yZXYueG1sUEsFBgAAAAAEAAQA8wAAAKMFAAAAAA==&#10;" filled="f" stroked="f" strokeweight=".5pt">
                <v:textbox>
                  <w:txbxContent>
                    <w:p w:rsidR="00362797" w:rsidRDefault="00362797"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575F6701" wp14:editId="01FF74B9">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7"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" filled="f" stroked="f" strokeweight=".5pt">
                <v:textbox>
                  <w:txbxContent>
                    <w:p w:rsidR="00362797" w:rsidRDefault="00362797"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402D8B23" wp14:editId="2E3FA4D2">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8"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" filled="f" stroked="f" strokeweight=".5pt">
                <v:textbox>
                  <w:txbxContent>
                    <w:p w:rsidR="00362797" w:rsidRDefault="00362797"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5AA2D45E" wp14:editId="33BA1050">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89"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U3gbSTgCAABqBAAADgAA&#10;AAAAAAAAAAAAAAAuAgAAZHJzL2Uyb0RvYy54bWxQSwECLQAUAAYACAAAACEA0QXz8OQAAAALAQAA&#10;DwAAAAAAAAAAAAAAAACSBAAAZHJzL2Rvd25yZXYueG1sUEsFBgAAAAAEAAQA8wAAAKMFAAAAAA==&#10;" filled="f" stroked="f" strokeweight=".5pt">
                <v:textbox>
                  <w:txbxContent>
                    <w:p w:rsidR="00362797" w:rsidRDefault="00362797"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041091B3" wp14:editId="0AB24231">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0"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" filled="f" stroked="f" strokeweight=".5pt">
                <v:textbox>
                  <w:txbxContent>
                    <w:p w:rsidR="00362797" w:rsidRDefault="00362797"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73A2142F" wp14:editId="2BED4CBB">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1"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" filled="f" stroked="f" strokeweight=".5pt">
                <v:textbox>
                  <w:txbxContent>
                    <w:p w:rsidR="00362797" w:rsidRDefault="00362797"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49A56CF0" wp14:editId="6A510635">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362797" w:rsidRDefault="00362797"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2"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">
                <v:shape id="Straight Arrow Connector 665" o:spid="_x0000_s1093"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4"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362797" w:rsidRDefault="00362797"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416802FC" wp14:editId="4E474E52">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362797" w:rsidRDefault="00362797"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5"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LL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THt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R+XyyzgCAABrBAAADgAAAAAA&#10;AAAAAAAAAAAuAgAAZHJzL2Uyb0RvYy54bWxQSwECLQAUAAYACAAAACEADNGu0+EAAAAKAQAADwAA&#10;AAAAAAAAAAAAAACSBAAAZHJzL2Rvd25yZXYueG1sUEsFBgAAAAAEAAQA8wAAAKAFAAAAAA==&#10;" filled="f" stroked="f" strokeweight=".5pt">
                <v:textbox>
                  <w:txbxContent>
                    <w:p w:rsidR="00362797" w:rsidRDefault="00362797"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3DC0DB94" wp14:editId="2AB49C3A">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6"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C83P+MNgIAAGsEAAAOAAAAAAAA&#10;AAAAAAAAAC4CAABkcnMvZTJvRG9jLnhtbFBLAQItABQABgAIAAAAIQAwQXGc4gAAAAsBAAAPAAAA&#10;AAAAAAAAAAAAAJAEAABkcnMvZG93bnJldi54bWxQSwUGAAAAAAQABADzAAAAnwUAAAAA&#10;" filled="f" stroked="f" strokeweight=".5pt">
                <v:textbox>
                  <w:txbxContent>
                    <w:p w:rsidR="00362797" w:rsidRDefault="00362797"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6DDA2047" wp14:editId="6415415F">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795A9418" wp14:editId="22F05774">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362797" w:rsidRDefault="00362797"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7"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0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59CDplAWoZWbRQ9byDhl8TYa6KhN0MBwLyxX+BTcgk0lcMKo1rqHy+d&#10;O31oBCDFqINeDxz+vieaYcQ/CWgRJ8l87oaD38wBRNjox5LdY4nYt1sJ1IZ2Cd75pdO3fFyWWrZ3&#10;MJY27lUQEUHh7RxDBYXl1oYJBGONss3GK8E4UMReihtFx4bgiH7b3xGthnq2QJErOTYlkj1JTtAN&#10;pbzZW1k2vsoP/IZamOjt+yYMFV8fwwB0U+vx3usfxvT6JwA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IHv4PRgAwAA&#10;7gcAAA4AAAAAAAAAAAAAAAAALgIAAGRycy9lMm9Eb2MueG1sUEsBAi0AFAAGAAgAAAAhAG9qEkTg&#10;AAAACwEAAA8AAAAAAAAAAAAAAAAAugUAAGRycy9kb3ducmV2LnhtbFBLBQYAAAAABAAEAPMAAADH&#10;BgAAAAA=&#10;">
                <v:shape id="Straight Arrow Connector 676" o:spid="_x0000_s1098"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099"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362797" w:rsidRDefault="00362797" w:rsidP="004A3A8D">
                        <w:r>
                          <w:t>Speckled Area</w:t>
                        </w:r>
                      </w:p>
                    </w:txbxContent>
                  </v:textbox>
                </v:shape>
              </v:group>
            </w:pict>
          </mc:Fallback>
        </mc:AlternateContent>
      </w:r>
      <w:r w:rsidR="00F25F80">
        <w:rPr>
          <w:noProof/>
          <w:lang w:eastAsia="en-CA"/>
        </w:rPr>
        <w:drawing>
          <wp:inline distT="0" distB="0" distL="0" distR="0">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53"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53"/>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54"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8</w:t>
      </w:r>
      <w:r w:rsidRPr="00A40C41">
        <w:rPr>
          <w:rFonts w:ascii="Times New Roman" w:hAnsi="Times New Roman" w:cs="Times New Roman"/>
          <w:color w:val="auto"/>
          <w:sz w:val="24"/>
          <w:szCs w:val="24"/>
        </w:rPr>
        <w:fldChar w:fldCharType="end"/>
      </w:r>
      <w:bookmarkEnd w:id="54"/>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403F8B48" wp14:editId="60CF1DAC">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0"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" filled="f" stroked="f" strokeweight=".5pt">
                <v:textbox>
                  <w:txbxContent>
                    <w:p w:rsidR="00362797" w:rsidRDefault="00362797"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03D5F64B" wp14:editId="425646A1">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1"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ug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bFyLoDoCAABqBAAADgAA&#10;AAAAAAAAAAAAAAAuAgAAZHJzL2Uyb0RvYy54bWxQSwECLQAUAAYACAAAACEAlKBNNeIAAAALAQAA&#10;DwAAAAAAAAAAAAAAAACUBAAAZHJzL2Rvd25yZXYueG1sUEsFBgAAAAAEAAQA8wAAAKMFAAAAAA==&#10;" filled="f" stroked="f" strokeweight=".5pt">
                <v:textbox>
                  <w:txbxContent>
                    <w:p w:rsidR="00362797" w:rsidRDefault="00362797"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02E06EDA" wp14:editId="770944EF">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2"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zz5QKTkCAABqBAAADgAA&#10;AAAAAAAAAAAAAAAuAgAAZHJzL2Uyb0RvYy54bWxQSwECLQAUAAYACAAAACEAaRw3h+MAAAALAQAA&#10;DwAAAAAAAAAAAAAAAACTBAAAZHJzL2Rvd25yZXYueG1sUEsFBgAAAAAEAAQA8wAAAKMFAAAAAA==&#10;" filled="f" stroked="f" strokeweight=".5pt">
                <v:textbox>
                  <w:txbxContent>
                    <w:p w:rsidR="00362797" w:rsidRDefault="00362797"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39A67751" wp14:editId="423C3DF6">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3"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n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" filled="f" stroked="f" strokeweight=".5pt">
                <v:textbox>
                  <w:txbxContent>
                    <w:p w:rsidR="00362797" w:rsidRDefault="00362797"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1C21D08C" wp14:editId="584A5DF4">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4"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" filled="f" stroked="f" strokeweight=".5pt">
                <v:textbox>
                  <w:txbxContent>
                    <w:p w:rsidR="00362797" w:rsidRDefault="00362797"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38034457" wp14:editId="70618A41">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5"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4O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A3MF4OOgIAAGoEAAAO&#10;AAAAAAAAAAAAAAAAAC4CAABkcnMvZTJvRG9jLnhtbFBLAQItABQABgAIAAAAIQAlJmF75AAAAAsB&#10;AAAPAAAAAAAAAAAAAAAAAJQEAABkcnMvZG93bnJldi54bWxQSwUGAAAAAAQABADzAAAApQUAAAAA&#10;" filled="f" stroked="f" strokeweight=".5pt">
                <v:textbox>
                  <w:txbxContent>
                    <w:p w:rsidR="00362797" w:rsidRDefault="00362797"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6901D8D8" wp14:editId="06E8D2C7">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6"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DJOQ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D3WhDJOQIAAGoEAAAOAAAA&#10;AAAAAAAAAAAAAC4CAABkcnMvZTJvRG9jLnhtbFBLAQItABQABgAIAAAAIQDplgic4gAAAAsBAAAP&#10;AAAAAAAAAAAAAAAAAJMEAABkcnMvZG93bnJldi54bWxQSwUGAAAAAAQABADzAAAAogUAAAAA&#10;" filled="f" stroked="f" strokeweight=".5pt">
                <v:textbox>
                  <w:txbxContent>
                    <w:p w:rsidR="00362797" w:rsidRDefault="00362797"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2CEADCE2" wp14:editId="4928939B">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362797" w:rsidRDefault="00362797"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7"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">
                <v:shape id="Straight Arrow Connector 681" o:spid="_x0000_s1108"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09"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362797" w:rsidRDefault="00362797"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34B3826B" wp14:editId="659F05EE">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362797" w:rsidRDefault="00362797"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0"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Ba9DjSbQMAAAUIAAAOAAAAAAAAAAAAAAAAAC4CAABkcnMvZTJvRG9jLnhtbFBLAQItABQA&#10;BgAIAAAAIQCdNwMa4AAAAAsBAAAPAAAAAAAAAAAAAAAAAMcFAABkcnMvZG93bnJldi54bWxQSwUG&#10;AAAAAAQABADzAAAA1AYAAAAA&#10;">
                <v:shape id="Straight Arrow Connector 684" o:spid="_x0000_s111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362797" w:rsidRDefault="00362797"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20B36B1B" wp14:editId="1E20B703">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6819BD83" wp14:editId="3E88391C">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0B03BDF1" wp14:editId="299A8711">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3"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99U+04AgAAawQAAA4AAAAA&#10;AAAAAAAAAAAALgIAAGRycy9lMm9Eb2MueG1sUEsBAi0AFAAGAAgAAAAhANvQePjiAAAADAEAAA8A&#10;AAAAAAAAAAAAAAAAkgQAAGRycy9kb3ducmV2LnhtbFBLBQYAAAAABAAEAPMAAAChBQAAAAA=&#10;" filled="f" stroked="f" strokeweight=".5pt">
                <v:textbox>
                  <w:txbxContent>
                    <w:p w:rsidR="00362797" w:rsidRDefault="00362797"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283C59B7" wp14:editId="2E4A8059">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362797" w:rsidRDefault="00362797"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4"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6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DqcMp6mgMA&#10;AEkKAAAOAAAAAAAAAAAAAAAAAC4CAABkcnMvZTJvRG9jLnhtbFBLAQItABQABgAIAAAAIQCeznQW&#10;4AAAAAoBAAAPAAAAAAAAAAAAAAAAAPQFAABkcnMvZG93bnJldi54bWxQSwUGAAAAAAQABADzAAAA&#10;AQcAAAAA&#10;">
                <v:shape id="Text Box 707" o:spid="_x0000_s1115"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362797" w:rsidRDefault="00362797" w:rsidP="008C66BE">
                        <w:r>
                          <w:t>Speckled Areas</w:t>
                        </w:r>
                      </w:p>
                    </w:txbxContent>
                  </v:textbox>
                </v:shape>
                <v:shape id="Straight Arrow Connector 708" o:spid="_x0000_s1116"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7"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7B2A9904" wp14:editId="2C3D219F">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8"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TUNw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" filled="f" stroked="f" strokeweight=".5pt">
                <v:textbox>
                  <w:txbxContent>
                    <w:p w:rsidR="00362797" w:rsidRDefault="00362797" w:rsidP="00B66B62">
                      <w:r>
                        <w:t>1.5 OD</w:t>
                      </w:r>
                    </w:p>
                  </w:txbxContent>
                </v:textbox>
              </v:shape>
            </w:pict>
          </mc:Fallback>
        </mc:AlternateContent>
      </w:r>
      <w:r w:rsidR="00A0564E">
        <w:rPr>
          <w:noProof/>
          <w:lang w:eastAsia="en-CA"/>
        </w:rPr>
        <w:drawing>
          <wp:inline distT="0" distB="0" distL="0" distR="0" wp14:anchorId="0D7BCBD0" wp14:editId="61469917">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55"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55"/>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5CE43C7B" wp14:editId="3AF11785">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19"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" filled="f" stroked="f" strokeweight=".5pt">
                <v:textbox>
                  <w:txbxContent>
                    <w:p w:rsidR="00362797" w:rsidRDefault="00362797"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4094C94F" wp14:editId="26FBB012">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0"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" filled="f" stroked="f" strokeweight=".5pt">
                <v:textbox>
                  <w:txbxContent>
                    <w:p w:rsidR="00362797" w:rsidRDefault="00362797"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209E6A3F" wp14:editId="785EC634">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1"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C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" filled="f" stroked="f" strokeweight=".5pt">
                <v:textbox>
                  <w:txbxContent>
                    <w:p w:rsidR="00362797" w:rsidRDefault="00362797"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66E6B87E" wp14:editId="3C40A080">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2"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" filled="f" stroked="f" strokeweight=".5pt">
                <v:textbox>
                  <w:txbxContent>
                    <w:p w:rsidR="00362797" w:rsidRDefault="00362797"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165A2977" wp14:editId="1BF58157">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3"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Hm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4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JX3ceY6AgAAagQAAA4A&#10;AAAAAAAAAAAAAAAALgIAAGRycy9lMm9Eb2MueG1sUEsBAi0AFAAGAAgAAAAhALIl33bjAAAACwEA&#10;AA8AAAAAAAAAAAAAAAAAlAQAAGRycy9kb3ducmV2LnhtbFBLBQYAAAAABAAEAPMAAACkBQAAAAA=&#10;" filled="f" stroked="f" strokeweight=".5pt">
                <v:textbox>
                  <w:txbxContent>
                    <w:p w:rsidR="00362797" w:rsidRDefault="00362797"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346FA88B" wp14:editId="3AA1B057">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4"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po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k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KcIaaDkCAABqBAAADgAA&#10;AAAAAAAAAAAAAAAuAgAAZHJzL2Uyb0RvYy54bWxQSwECLQAUAAYACAAAACEAuEBL7+MAAAALAQAA&#10;DwAAAAAAAAAAAAAAAACTBAAAZHJzL2Rvd25yZXYueG1sUEsFBgAAAAAEAAQA8wAAAKMFAAAAAA==&#10;" filled="f" stroked="f" strokeweight=".5pt">
                <v:textbox>
                  <w:txbxContent>
                    <w:p w:rsidR="00362797" w:rsidRDefault="00362797"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67F6DD42" wp14:editId="04931D26">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5"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hM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E77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JdtiEw6AgAAagQAAA4A&#10;AAAAAAAAAAAAAAAALgIAAGRycy9lMm9Eb2MueG1sUEsBAi0AFAAGAAgAAAAhAG2FcbHjAAAACwEA&#10;AA8AAAAAAAAAAAAAAAAAlAQAAGRycy9kb3ducmV2LnhtbFBLBQYAAAAABAAEAPMAAACkBQAAAAA=&#10;" filled="f" stroked="f" strokeweight=".5pt">
                <v:textbox>
                  <w:txbxContent>
                    <w:p w:rsidR="00362797" w:rsidRDefault="00362797"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1AD1EB10" wp14:editId="02337765">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6"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R0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" filled="f" stroked="f" strokeweight=".5pt">
                <v:textbox>
                  <w:txbxContent>
                    <w:p w:rsidR="00362797" w:rsidRDefault="00362797"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0B78021C" wp14:editId="15F5AA4B">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7"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v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" filled="f" stroked="f" strokeweight=".5pt">
                <v:textbox>
                  <w:txbxContent>
                    <w:p w:rsidR="00362797" w:rsidRDefault="00362797"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0C92B99C" wp14:editId="73E74D01">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8"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W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" filled="f" stroked="f" strokeweight=".5pt">
                <v:textbox>
                  <w:txbxContent>
                    <w:p w:rsidR="00362797" w:rsidRDefault="00362797"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0B8211D2" wp14:editId="17F2571F">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29"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E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mMKT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" filled="f" stroked="f" strokeweight=".5pt">
                <v:textbox>
                  <w:txbxContent>
                    <w:p w:rsidR="00362797" w:rsidRDefault="00362797"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4704EBB8" wp14:editId="22D3D92C">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0"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A3vMqROAIAAGoEAAAOAAAA&#10;AAAAAAAAAAAAAC4CAABkcnMvZTJvRG9jLnhtbFBLAQItABQABgAIAAAAIQDKnG3i4wAAAAsBAAAP&#10;AAAAAAAAAAAAAAAAAJIEAABkcnMvZG93bnJldi54bWxQSwUGAAAAAAQABADzAAAAogUAAAAA&#10;" filled="f" stroked="f" strokeweight=".5pt">
                <v:textbox>
                  <w:txbxContent>
                    <w:p w:rsidR="00362797" w:rsidRDefault="00362797"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343F32F8" wp14:editId="77932098">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362797" w:rsidRDefault="00362797"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1"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AI0H5obwMAAAQIAAAOAAAAAAAAAAAAAAAAAC4CAABkcnMvZTJvRG9jLnhtbFBLAQIt&#10;ABQABgAIAAAAIQBZLCrk4QAAAAsBAAAPAAAAAAAAAAAAAAAAAMkFAABkcnMvZG93bnJldi54bWxQ&#10;SwUGAAAAAAQABADzAAAA1wYAAAAA&#10;">
                <v:shape id="Straight Arrow Connector 699" o:spid="_x0000_s1132"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3"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362797" w:rsidRDefault="00362797"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62565284" wp14:editId="24A86FFD">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362797" w:rsidRDefault="00362797"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4"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SJBA9/AwAAEggAAA4AAAAAAAAAAAAAAAAALgIAAGRy&#10;cy9lMm9Eb2MueG1sUEsBAi0AFAAGAAgAAAAhAASltO/iAAAADAEAAA8AAAAAAAAAAAAAAAAA2QUA&#10;AGRycy9kb3ducmV2LnhtbFBLBQYAAAAABAAEAPMAAADoBgAAAAA=&#10;">
                <v:shape id="Straight Arrow Connector 696" o:spid="_x0000_s1135"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362797" w:rsidRDefault="00362797"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6CDD152C" wp14:editId="78823822">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362797" w:rsidRDefault="00362797"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7"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">
                <v:shape id="Straight Arrow Connector 693" o:spid="_x0000_s1138"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3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362797" w:rsidRDefault="00362797"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36B079FF" wp14:editId="2B44F90A">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0"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" filled="f" stroked="f" strokeweight=".5pt">
                <v:textbox>
                  <w:txbxContent>
                    <w:p w:rsidR="00362797" w:rsidRDefault="00362797"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1012C077" wp14:editId="3A6E41D0">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32DFA553" wp14:editId="48D6360C">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362797" w:rsidRDefault="00362797"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1"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i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J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IU77mJeAwAA7gcA&#10;AA4AAAAAAAAAAAAAAAAALgIAAGRycy9lMm9Eb2MueG1sUEsBAi0AFAAGAAgAAAAhAInqFDffAAAA&#10;CwEAAA8AAAAAAAAAAAAAAAAAuAUAAGRycy9kb3ducmV2LnhtbFBLBQYAAAAABAAEAPMAAADEBgAA&#10;AAA=&#10;">
                <v:shape id="Straight Arrow Connector 703" o:spid="_x0000_s1142"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3"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362797" w:rsidRDefault="00362797" w:rsidP="008C66BE">
                        <w:r>
                          <w:t>Speckled Area</w:t>
                        </w:r>
                      </w:p>
                    </w:txbxContent>
                  </v:textbox>
                </v:shape>
              </v:group>
            </w:pict>
          </mc:Fallback>
        </mc:AlternateContent>
      </w:r>
      <w:r w:rsidR="00C6380F">
        <w:rPr>
          <w:noProof/>
          <w:lang w:eastAsia="en-CA"/>
        </w:rPr>
        <w:drawing>
          <wp:inline distT="0" distB="0" distL="0" distR="0" wp14:anchorId="4A3247C3" wp14:editId="05F7D717">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56"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56"/>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57"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9</w:t>
      </w:r>
      <w:r w:rsidRPr="00A40C41">
        <w:rPr>
          <w:rFonts w:ascii="Times New Roman" w:hAnsi="Times New Roman" w:cs="Times New Roman"/>
          <w:color w:val="auto"/>
          <w:sz w:val="24"/>
          <w:szCs w:val="24"/>
        </w:rPr>
        <w:fldChar w:fldCharType="end"/>
      </w:r>
      <w:bookmarkEnd w:id="57"/>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26232D0E" wp14:editId="2E844542">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58"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58"/>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2361C048" wp14:editId="781A52AF">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59"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59"/>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736FE3" w:rsidP="000325B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results of the cross correlation analysis combined with the strain variations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13B35">
        <w:rPr>
          <w:rFonts w:ascii="Times New Roman" w:hAnsi="Times New Roman" w:cs="Times New Roman"/>
          <w:sz w:val="24"/>
          <w:szCs w:val="24"/>
        </w:rPr>
        <w:t xml:space="preserve">Figure </w:t>
      </w:r>
      <w:r>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B7A68">
        <w:rPr>
          <w:rFonts w:ascii="Times New Roman" w:hAnsi="Times New Roman" w:cs="Times New Roman"/>
          <w:sz w:val="24"/>
          <w:szCs w:val="24"/>
        </w:rPr>
        <w:t xml:space="preserve">Figure </w:t>
      </w:r>
      <w:r>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give clues about the reliability of the strain gauges. The unexpected strain variations of the gauges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B7A68">
        <w:rPr>
          <w:rFonts w:ascii="Times New Roman" w:hAnsi="Times New Roman" w:cs="Times New Roman"/>
          <w:sz w:val="24"/>
          <w:szCs w:val="24"/>
        </w:rPr>
        <w:t xml:space="preserve">Figure </w:t>
      </w:r>
      <w:r>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indicate a higher likelihood of unreliable measurements for gauges having lower cross correlation coefficients.</w:t>
      </w:r>
      <w:r>
        <w:rPr>
          <w:rFonts w:ascii="Times New Roman" w:hAnsi="Times New Roman" w:cs="Times New Roman"/>
          <w:sz w:val="24"/>
          <w:szCs w:val="24"/>
        </w:rPr>
        <w:t xml:space="preserve"> </w:t>
      </w:r>
      <w:r w:rsidR="00FF2AD2" w:rsidRPr="00FF2AD2">
        <w:rPr>
          <w:rFonts w:ascii="Times New Roman" w:hAnsi="Times New Roman" w:cs="Times New Roman"/>
          <w:sz w:val="24"/>
          <w:szCs w:val="24"/>
        </w:rPr>
        <w:t xml:space="preserve">The information from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_Ref392434046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FF2AD2" w:rsidRPr="00FF2AD2">
        <w:rPr>
          <w:rFonts w:ascii="Times New Roman" w:hAnsi="Times New Roman" w:cs="Times New Roman"/>
          <w:sz w:val="24"/>
          <w:szCs w:val="24"/>
        </w:rPr>
        <w:t xml:space="preserve">Figure </w:t>
      </w:r>
      <w:r w:rsidR="00FF2AD2" w:rsidRPr="00FF2AD2">
        <w:rPr>
          <w:rFonts w:ascii="Times New Roman" w:hAnsi="Times New Roman" w:cs="Times New Roman"/>
          <w:noProof/>
          <w:sz w:val="24"/>
          <w:szCs w:val="24"/>
        </w:rPr>
        <w:t>24</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and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_Ref392434048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FF2AD2" w:rsidRPr="00FF2AD2">
        <w:rPr>
          <w:rFonts w:ascii="Times New Roman" w:hAnsi="Times New Roman" w:cs="Times New Roman"/>
          <w:sz w:val="24"/>
          <w:szCs w:val="24"/>
        </w:rPr>
        <w:t xml:space="preserve">Figure </w:t>
      </w:r>
      <w:r w:rsidR="00FF2AD2" w:rsidRPr="00FF2AD2">
        <w:rPr>
          <w:rFonts w:ascii="Times New Roman" w:hAnsi="Times New Roman" w:cs="Times New Roman"/>
          <w:noProof/>
          <w:sz w:val="24"/>
          <w:szCs w:val="24"/>
        </w:rPr>
        <w:t>25</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about the reliability of the strain gauge measurements </w:t>
      </w:r>
      <w:r w:rsidR="00FF2AD2">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sidR="00FF2AD2">
        <w:rPr>
          <w:rFonts w:ascii="Times New Roman" w:hAnsi="Times New Roman" w:cs="Times New Roman"/>
          <w:sz w:val="24"/>
          <w:szCs w:val="24"/>
        </w:rPr>
        <w:t>strain profile</w:t>
      </w:r>
      <w:r w:rsidR="003224DF">
        <w:rPr>
          <w:rFonts w:ascii="Times New Roman" w:hAnsi="Times New Roman" w:cs="Times New Roman"/>
          <w:sz w:val="24"/>
          <w:szCs w:val="24"/>
        </w:rPr>
        <w:t>”</w:t>
      </w:r>
      <w:r w:rsidR="00FF2AD2">
        <w:rPr>
          <w:rFonts w:ascii="Times New Roman" w:hAnsi="Times New Roman" w:cs="Times New Roman"/>
          <w:sz w:val="24"/>
          <w:szCs w:val="24"/>
        </w:rPr>
        <w:t xml:space="preserve"> in the rest of this section. For the strain values near the end plate and near the girth weld the digital image correlation results are used. For the longitudinal strain in the middle of </w:t>
      </w:r>
      <w:r w:rsidR="007A1B8E">
        <w:rPr>
          <w:rFonts w:ascii="Times New Roman" w:hAnsi="Times New Roman" w:cs="Times New Roman"/>
          <w:sz w:val="24"/>
          <w:szCs w:val="24"/>
        </w:rPr>
        <w:t xml:space="preserve">one side </w:t>
      </w:r>
      <w:r w:rsidR="007A1B8E">
        <w:rPr>
          <w:rFonts w:ascii="Times New Roman" w:hAnsi="Times New Roman" w:cs="Times New Roman"/>
          <w:sz w:val="24"/>
          <w:szCs w:val="24"/>
        </w:rPr>
        <w:lastRenderedPageBreak/>
        <w:t>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DA0441" w:rsidRPr="00BA6DCD">
        <w:rPr>
          <w:rFonts w:ascii="Times New Roman" w:hAnsi="Times New Roman" w:cs="Times New Roman"/>
          <w:sz w:val="24"/>
          <w:szCs w:val="24"/>
        </w:rPr>
        <w:t xml:space="preserve">Figure </w:t>
      </w:r>
      <w:r w:rsidR="00DA0441">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DA0441" w:rsidRPr="00BA6DCD">
        <w:rPr>
          <w:rFonts w:ascii="Times New Roman" w:hAnsi="Times New Roman" w:cs="Times New Roman"/>
          <w:sz w:val="24"/>
          <w:szCs w:val="24"/>
        </w:rPr>
        <w:t xml:space="preserve">Figure </w:t>
      </w:r>
      <w:r w:rsidR="00DA0441">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04B9688C" wp14:editId="57EC7031">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60"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60"/>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 MERGEFORMAT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fldChar w:fldCharType="separate"/>
      </w:r>
      <w:r w:rsidR="00A2099D" w:rsidRPr="00A2099D">
        <w:rPr>
          <w:rFonts w:ascii="Times New Roman" w:hAnsi="Times New Roman" w:cs="Times New Roman"/>
          <w:sz w:val="24"/>
          <w:szCs w:val="24"/>
        </w:rPr>
        <w:t xml:space="preserve">Table </w:t>
      </w:r>
      <w:r w:rsidR="00A2099D" w:rsidRPr="00A2099D">
        <w:rPr>
          <w:rFonts w:ascii="Times New Roman" w:hAnsi="Times New Roman" w:cs="Times New Roman"/>
          <w:noProof/>
          <w:sz w:val="24"/>
          <w:szCs w:val="24"/>
        </w:rPr>
        <w:t>8</w:t>
      </w:r>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9541F8">
        <w:rPr>
          <w:rFonts w:ascii="Times New Roman" w:hAnsi="Times New Roman" w:cs="Times New Roman"/>
          <w:sz w:val="24"/>
          <w:szCs w:val="24"/>
        </w:rPr>
        <w:t xml:space="preserve">Table </w:t>
      </w:r>
      <w:r w:rsidR="001110D1">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092B0A">
        <w:rPr>
          <w:rFonts w:ascii="Times New Roman" w:hAnsi="Times New Roman" w:cs="Times New Roman"/>
          <w:sz w:val="24"/>
          <w:szCs w:val="24"/>
        </w:rPr>
        <w:t xml:space="preserve">Table </w:t>
      </w:r>
      <w:r w:rsidR="001110D1" w:rsidRPr="00092B0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9541F8">
        <w:rPr>
          <w:rFonts w:ascii="Times New Roman" w:hAnsi="Times New Roman" w:cs="Times New Roman"/>
          <w:sz w:val="24"/>
          <w:szCs w:val="24"/>
        </w:rPr>
        <w:t xml:space="preserve">Table </w:t>
      </w:r>
      <w:r w:rsidR="00066449">
        <w:rPr>
          <w:rFonts w:ascii="Times New Roman" w:hAnsi="Times New Roman" w:cs="Times New Roman"/>
          <w:noProof/>
          <w:sz w:val="24"/>
          <w:szCs w:val="24"/>
        </w:rPr>
        <w:t>10</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values at the gauge 9 location are coloured in red. </w:t>
      </w:r>
      <w:r w:rsidR="001110D1">
        <w:rPr>
          <w:rFonts w:ascii="Times New Roman" w:hAnsi="Times New Roman" w:cs="Times New Roman"/>
          <w:sz w:val="24"/>
          <w:szCs w:val="24"/>
        </w:rPr>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9541F8">
        <w:rPr>
          <w:rFonts w:ascii="Times New Roman" w:hAnsi="Times New Roman" w:cs="Times New Roman"/>
          <w:sz w:val="24"/>
          <w:szCs w:val="24"/>
        </w:rPr>
        <w:t xml:space="preserve">Table </w:t>
      </w:r>
      <w:r w:rsidR="001110D1">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092B0A">
        <w:rPr>
          <w:rFonts w:ascii="Times New Roman" w:hAnsi="Times New Roman" w:cs="Times New Roman"/>
          <w:sz w:val="24"/>
          <w:szCs w:val="24"/>
        </w:rPr>
        <w:t xml:space="preserve">Table </w:t>
      </w:r>
      <w:r w:rsidR="001110D1" w:rsidRPr="00092B0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w:t>
      </w:r>
      <w:r w:rsidR="001110D1">
        <w:rPr>
          <w:rFonts w:ascii="Times New Roman" w:hAnsi="Times New Roman" w:cs="Times New Roman"/>
          <w:sz w:val="24"/>
          <w:szCs w:val="24"/>
        </w:rPr>
        <w:lastRenderedPageBreak/>
        <w:t xml:space="preserve">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092B0A" w:rsidRPr="009541F8">
        <w:rPr>
          <w:rFonts w:ascii="Times New Roman" w:hAnsi="Times New Roman" w:cs="Times New Roman"/>
          <w:sz w:val="24"/>
          <w:szCs w:val="24"/>
        </w:rPr>
        <w:t xml:space="preserve">Table </w:t>
      </w:r>
      <w:r w:rsidR="00092B0A">
        <w:rPr>
          <w:rFonts w:ascii="Times New Roman" w:hAnsi="Times New Roman" w:cs="Times New Roman"/>
          <w:noProof/>
          <w:sz w:val="24"/>
          <w:szCs w:val="24"/>
        </w:rPr>
        <w:t>10</w:t>
      </w:r>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092B0A" w:rsidRPr="00092B0A">
        <w:rPr>
          <w:rFonts w:ascii="Times New Roman" w:hAnsi="Times New Roman" w:cs="Times New Roman"/>
          <w:sz w:val="24"/>
          <w:szCs w:val="24"/>
        </w:rPr>
        <w:t xml:space="preserve">Table </w:t>
      </w:r>
      <w:r w:rsidR="00092B0A" w:rsidRPr="00092B0A">
        <w:rPr>
          <w:rFonts w:ascii="Times New Roman" w:hAnsi="Times New Roman" w:cs="Times New Roman"/>
          <w:noProof/>
          <w:sz w:val="24"/>
          <w:szCs w:val="24"/>
        </w:rPr>
        <w:t>11</w:t>
      </w:r>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remote 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r w:rsidR="00B85BA8" w:rsidRPr="003224DF">
        <w:rPr>
          <w:rFonts w:ascii="Times New Roman" w:hAnsi="Times New Roman" w:cs="Times New Roman"/>
          <w:sz w:val="24"/>
          <w:szCs w:val="24"/>
        </w:rPr>
        <w:t xml:space="preserve">Figure </w:t>
      </w:r>
      <w:r w:rsidR="00B85BA8">
        <w:rPr>
          <w:rFonts w:ascii="Times New Roman" w:hAnsi="Times New Roman" w:cs="Times New Roman"/>
          <w:noProof/>
          <w:sz w:val="24"/>
          <w:szCs w:val="24"/>
        </w:rPr>
        <w:t>26</w:t>
      </w:r>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traints put on the pipe by the end plate and doesn’t correspond to the usual operating conditions of the pipe. Therefore for the remote strain measurements the longitudinal strain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3224DF">
        <w:rPr>
          <w:rFonts w:ascii="Times New Roman" w:hAnsi="Times New Roman" w:cs="Times New Roman"/>
          <w:sz w:val="24"/>
          <w:szCs w:val="24"/>
        </w:rPr>
        <w:t xml:space="preserve">Figure </w:t>
      </w:r>
      <w:r w:rsidR="001110D1">
        <w:rPr>
          <w:rFonts w:ascii="Times New Roman" w:hAnsi="Times New Roman" w:cs="Times New Roman"/>
          <w:noProof/>
          <w:sz w:val="24"/>
          <w:szCs w:val="24"/>
        </w:rPr>
        <w:t>26</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r w:rsidR="0086017A" w:rsidRPr="009541F8">
        <w:rPr>
          <w:rFonts w:ascii="Times New Roman" w:hAnsi="Times New Roman" w:cs="Times New Roman"/>
          <w:sz w:val="24"/>
          <w:szCs w:val="24"/>
        </w:rPr>
        <w:t xml:space="preserve">Table </w:t>
      </w:r>
      <w:r w:rsidR="0086017A">
        <w:rPr>
          <w:rFonts w:ascii="Times New Roman" w:hAnsi="Times New Roman" w:cs="Times New Roman"/>
          <w:noProof/>
          <w:sz w:val="24"/>
          <w:szCs w:val="24"/>
        </w:rPr>
        <w:t>10</w:t>
      </w:r>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r w:rsidR="006C2085">
        <w:rPr>
          <w:rFonts w:ascii="Times New Roman" w:hAnsi="Times New Roman" w:cs="Times New Roman"/>
          <w:sz w:val="24"/>
          <w:szCs w:val="24"/>
        </w:rPr>
        <w:t xml:space="preserve"> </w:t>
      </w:r>
      <w:r w:rsidR="006C2085">
        <w:rPr>
          <w:rFonts w:ascii="Times New Roman" w:hAnsi="Times New Roman" w:cs="Times New Roman"/>
          <w:sz w:val="24"/>
          <w:szCs w:val="24"/>
        </w:rPr>
        <w:fldChar w:fldCharType="begin"/>
      </w:r>
      <w:r w:rsidR="006C2085">
        <w:rPr>
          <w:rFonts w:ascii="Times New Roman" w:hAnsi="Times New Roman" w:cs="Times New Roman"/>
          <w:sz w:val="24"/>
          <w:szCs w:val="24"/>
        </w:rPr>
        <w:instrText xml:space="preserve"> REF _Ref393038474 \h </w:instrText>
      </w:r>
      <w:r w:rsidR="006C2085">
        <w:rPr>
          <w:rFonts w:ascii="Times New Roman" w:hAnsi="Times New Roman" w:cs="Times New Roman"/>
          <w:sz w:val="24"/>
          <w:szCs w:val="24"/>
        </w:rPr>
      </w:r>
      <w:r w:rsidR="006C2085">
        <w:rPr>
          <w:rFonts w:ascii="Times New Roman" w:hAnsi="Times New Roman" w:cs="Times New Roman"/>
          <w:sz w:val="24"/>
          <w:szCs w:val="24"/>
        </w:rPr>
        <w:fldChar w:fldCharType="separate"/>
      </w:r>
      <w:r w:rsidR="006C2085" w:rsidRPr="006C2085">
        <w:rPr>
          <w:rFonts w:ascii="Times New Roman" w:hAnsi="Times New Roman" w:cs="Times New Roman"/>
          <w:sz w:val="24"/>
          <w:szCs w:val="24"/>
        </w:rPr>
        <w:t xml:space="preserve">Figure </w:t>
      </w:r>
      <w:r w:rsidR="006C2085" w:rsidRPr="006C2085">
        <w:rPr>
          <w:rFonts w:ascii="Times New Roman" w:hAnsi="Times New Roman" w:cs="Times New Roman"/>
          <w:noProof/>
          <w:sz w:val="24"/>
          <w:szCs w:val="24"/>
        </w:rPr>
        <w:t>27</w:t>
      </w:r>
      <w:r w:rsidR="006C2085">
        <w:rPr>
          <w:rFonts w:ascii="Times New Roman" w:hAnsi="Times New Roman" w:cs="Times New Roman"/>
          <w:sz w:val="24"/>
          <w:szCs w:val="24"/>
        </w:rPr>
        <w:fldChar w:fldCharType="end"/>
      </w:r>
      <w:r w:rsidR="0086017A">
        <w:rPr>
          <w:rFonts w:ascii="Times New Roman" w:hAnsi="Times New Roman" w:cs="Times New Roman"/>
          <w:sz w:val="24"/>
          <w:szCs w:val="24"/>
        </w:rPr>
        <w:t>.</w:t>
      </w:r>
    </w:p>
    <w:p w:rsidR="009541F8" w:rsidRPr="009541F8" w:rsidRDefault="009541F8" w:rsidP="009541F8">
      <w:pPr>
        <w:pStyle w:val="Caption"/>
        <w:keepNext/>
        <w:jc w:val="center"/>
        <w:rPr>
          <w:rFonts w:ascii="Times New Roman" w:hAnsi="Times New Roman" w:cs="Times New Roman"/>
          <w:color w:val="auto"/>
          <w:sz w:val="24"/>
          <w:szCs w:val="24"/>
        </w:rPr>
      </w:pPr>
      <w:bookmarkStart w:id="61"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10</w:t>
      </w:r>
      <w:r w:rsidRPr="009541F8">
        <w:rPr>
          <w:rFonts w:ascii="Times New Roman" w:hAnsi="Times New Roman" w:cs="Times New Roman"/>
          <w:color w:val="auto"/>
          <w:sz w:val="24"/>
          <w:szCs w:val="24"/>
        </w:rPr>
        <w:fldChar w:fldCharType="end"/>
      </w:r>
      <w:bookmarkEnd w:id="61"/>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 xml:space="preserve">measurement </w:t>
            </w:r>
            <w:r w:rsidR="006C2085">
              <w:rPr>
                <w:rFonts w:ascii="Times New Roman" w:hAnsi="Times New Roman" w:cs="Times New Roman"/>
                <w:b/>
                <w:sz w:val="24"/>
                <w:szCs w:val="24"/>
              </w:rPr>
              <w:t>(</w:t>
            </w:r>
            <w:r w:rsidRPr="009541F8">
              <w:rPr>
                <w:rFonts w:ascii="Times New Roman" w:hAnsi="Times New Roman" w:cs="Times New Roman"/>
                <w:b/>
                <w:sz w:val="24"/>
                <w:szCs w:val="24"/>
              </w:rPr>
              <w:t>%</w:t>
            </w:r>
            <w:r w:rsidR="006C2085">
              <w:rPr>
                <w:rFonts w:ascii="Times New Roman" w:hAnsi="Times New Roman" w:cs="Times New Roman"/>
                <w:b/>
                <w:sz w:val="24"/>
                <w:szCs w:val="24"/>
              </w:rPr>
              <w:t>)</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1.97407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2.72061</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62"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11</w:t>
      </w:r>
      <w:r w:rsidRPr="00092B0A">
        <w:rPr>
          <w:rFonts w:ascii="Times New Roman" w:hAnsi="Times New Roman" w:cs="Times New Roman"/>
          <w:color w:val="auto"/>
          <w:sz w:val="24"/>
          <w:szCs w:val="24"/>
        </w:rPr>
        <w:fldChar w:fldCharType="end"/>
      </w:r>
      <w:bookmarkEnd w:id="62"/>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92B0A">
        <w:rPr>
          <w:rFonts w:ascii="Times New Roman" w:hAnsi="Times New Roman" w:cs="Times New Roman"/>
          <w:sz w:val="24"/>
          <w:szCs w:val="24"/>
        </w:rPr>
        <w:t xml:space="preserve">Table </w:t>
      </w:r>
      <w:r w:rsidRPr="00092B0A">
        <w:rPr>
          <w:rFonts w:ascii="Times New Roman" w:hAnsi="Times New Roman" w:cs="Times New Roman"/>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092B0A">
        <w:rPr>
          <w:rFonts w:ascii="Times New Roman" w:hAnsi="Times New Roman" w:cs="Times New Roman"/>
          <w:sz w:val="24"/>
          <w:szCs w:val="24"/>
        </w:rPr>
        <w:t xml:space="preserve">Table </w:t>
      </w:r>
      <w:r w:rsidR="00066449" w:rsidRPr="00092B0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r w:rsidR="00844856" w:rsidRPr="009541F8">
        <w:rPr>
          <w:rFonts w:ascii="Times New Roman" w:hAnsi="Times New Roman" w:cs="Times New Roman"/>
          <w:sz w:val="24"/>
          <w:szCs w:val="24"/>
        </w:rPr>
        <w:t xml:space="preserve">Table </w:t>
      </w:r>
      <w:r w:rsidR="00844856">
        <w:rPr>
          <w:rFonts w:ascii="Times New Roman" w:hAnsi="Times New Roman" w:cs="Times New Roman"/>
          <w:noProof/>
          <w:sz w:val="24"/>
          <w:szCs w:val="24"/>
        </w:rPr>
        <w:t>10</w:t>
      </w:r>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calculated using the average of</w:t>
      </w:r>
      <w:r w:rsidR="00955735">
        <w:rPr>
          <w:rFonts w:ascii="Times New Roman" w:hAnsi="Times New Roman" w:cs="Times New Roman"/>
          <w:sz w:val="24"/>
          <w:szCs w:val="24"/>
        </w:rPr>
        <w:t xml:space="preserve"> the strain </w:t>
      </w:r>
      <w:r w:rsidR="00705EFC">
        <w:rPr>
          <w:rFonts w:ascii="Times New Roman" w:hAnsi="Times New Roman" w:cs="Times New Roman"/>
          <w:sz w:val="24"/>
          <w:szCs w:val="24"/>
        </w:rPr>
        <w:t>increases</w:t>
      </w:r>
      <w:r w:rsidR="00955735">
        <w:rPr>
          <w:rFonts w:ascii="Times New Roman" w:hAnsi="Times New Roman" w:cs="Times New Roman"/>
          <w:sz w:val="24"/>
          <w:szCs w:val="24"/>
        </w:rPr>
        <w:t xml:space="preserve">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092B0A">
        <w:rPr>
          <w:rFonts w:ascii="Times New Roman" w:hAnsi="Times New Roman" w:cs="Times New Roman"/>
          <w:sz w:val="24"/>
          <w:szCs w:val="24"/>
        </w:rPr>
        <w:t xml:space="preserve">Table </w:t>
      </w:r>
      <w:r w:rsidR="00066449" w:rsidRPr="00092B0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844856">
        <w:rPr>
          <w:rFonts w:ascii="Times New Roman" w:hAnsi="Times New Roman" w:cs="Times New Roman"/>
          <w:sz w:val="24"/>
          <w:szCs w:val="24"/>
        </w:rPr>
        <w:t>. Eq. (6) demonstrates this calculation for frame 1300:</w:t>
      </w:r>
    </w:p>
    <w:p w:rsidR="00705EFC" w:rsidRDefault="00705EFC" w:rsidP="0026484D">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37"/>
      </w:tblGrid>
      <w:tr w:rsidR="00844856" w:rsidTr="00705EFC">
        <w:tc>
          <w:tcPr>
            <w:tcW w:w="9039" w:type="dxa"/>
            <w:vAlign w:val="center"/>
          </w:tcPr>
          <w:p w:rsidR="00844856" w:rsidRPr="00705EFC" w:rsidRDefault="00705EFC" w:rsidP="00955735">
            <w:pPr>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 frame1300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1.301</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+0.42292⋅0.952359</m:t>
                    </m:r>
                  </m:e>
                </m:d>
                <m:r>
                  <w:rPr>
                    <w:rFonts w:ascii="Cambria Math" w:eastAsiaTheme="minorEastAsia" w:hAnsi="Cambria Math" w:cs="Times New Roman"/>
                    <w:sz w:val="28"/>
                    <w:szCs w:val="28"/>
                  </w:rPr>
                  <m:t>=0.66103</m:t>
                </m:r>
              </m:oMath>
            </m:oMathPara>
          </w:p>
          <w:p w:rsidR="00705EFC" w:rsidRPr="00705EFC" w:rsidRDefault="00362797" w:rsidP="00705EFC">
            <w:pPr>
              <w:jc w:val="center"/>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ε</m:t>
                    </m:r>
                  </m:e>
                  <m:sub>
                    <m:r>
                      <w:rPr>
                        <w:rFonts w:ascii="Cambria Math" w:hAnsi="Cambria Math" w:cs="Times New Roman"/>
                        <w:sz w:val="28"/>
                        <w:szCs w:val="24"/>
                      </w:rPr>
                      <m:t>gauge9,frame1300</m:t>
                    </m:r>
                  </m:sub>
                </m:sSub>
                <m:r>
                  <w:rPr>
                    <w:rFonts w:ascii="Cambria Math" w:hAnsi="Cambria Math" w:cs="Times New Roman"/>
                    <w:sz w:val="28"/>
                    <w:szCs w:val="24"/>
                  </w:rPr>
                  <m:t>=1.31304+0.66103=1.97407</m:t>
                </m:r>
              </m:oMath>
            </m:oMathPara>
          </w:p>
        </w:tc>
        <w:tc>
          <w:tcPr>
            <w:tcW w:w="537" w:type="dxa"/>
            <w:vAlign w:val="center"/>
          </w:tcPr>
          <w:p w:rsidR="00844856" w:rsidRDefault="00844856" w:rsidP="00955735">
            <w:pPr>
              <w:jc w:val="center"/>
              <w:rPr>
                <w:rFonts w:ascii="Times New Roman" w:hAnsi="Times New Roman" w:cs="Times New Roman"/>
                <w:sz w:val="24"/>
                <w:szCs w:val="24"/>
              </w:rPr>
            </w:pPr>
            <w:r>
              <w:rPr>
                <w:rFonts w:ascii="Times New Roman" w:hAnsi="Times New Roman" w:cs="Times New Roman"/>
                <w:sz w:val="24"/>
                <w:szCs w:val="24"/>
              </w:rPr>
              <w:t>(6)</w:t>
            </w:r>
          </w:p>
        </w:tc>
      </w:tr>
    </w:tbl>
    <w:p w:rsidR="004A36B8" w:rsidRDefault="004A36B8" w:rsidP="0026484D">
      <w:pPr>
        <w:jc w:val="both"/>
        <w:rPr>
          <w:rFonts w:ascii="Times New Roman" w:hAnsi="Times New Roman" w:cs="Times New Roman"/>
          <w:sz w:val="24"/>
          <w:szCs w:val="24"/>
        </w:rPr>
      </w:pPr>
    </w:p>
    <w:p w:rsidR="00844856" w:rsidRDefault="0086017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A36B8" w:rsidRPr="000E3268">
        <w:rPr>
          <w:rFonts w:ascii="Times New Roman" w:hAnsi="Times New Roman" w:cs="Times New Roman"/>
          <w:sz w:val="24"/>
          <w:szCs w:val="24"/>
        </w:rPr>
        <w:t xml:space="preserve">Figure </w:t>
      </w:r>
      <w:r w:rsidR="004A36B8">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E3268">
        <w:rPr>
          <w:rFonts w:ascii="Times New Roman" w:hAnsi="Times New Roman" w:cs="Times New Roman"/>
          <w:sz w:val="24"/>
          <w:szCs w:val="24"/>
        </w:rPr>
        <w:t xml:space="preserve">Figure </w:t>
      </w:r>
      <w:r w:rsidRPr="000E3268">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6C2085" w:rsidRDefault="006C2085" w:rsidP="006C2085">
      <w:pPr>
        <w:keepNext/>
        <w:jc w:val="both"/>
      </w:pPr>
      <w:r>
        <w:rPr>
          <w:rFonts w:ascii="Times New Roman" w:hAnsi="Times New Roman" w:cs="Times New Roman"/>
          <w:noProof/>
          <w:sz w:val="24"/>
          <w:szCs w:val="24"/>
          <w:lang w:eastAsia="en-CA"/>
        </w:rPr>
        <w:drawing>
          <wp:inline distT="0" distB="0" distL="0" distR="0" wp14:anchorId="0FEB63D9" wp14:editId="54622604">
            <wp:extent cx="5943600" cy="4448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HAZ_D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6C2085" w:rsidRPr="006C2085" w:rsidRDefault="006C2085" w:rsidP="006C2085">
      <w:pPr>
        <w:pStyle w:val="Caption"/>
        <w:jc w:val="center"/>
        <w:rPr>
          <w:rFonts w:ascii="Times New Roman" w:hAnsi="Times New Roman" w:cs="Times New Roman"/>
          <w:color w:val="auto"/>
          <w:sz w:val="24"/>
          <w:szCs w:val="24"/>
        </w:rPr>
      </w:pPr>
      <w:bookmarkStart w:id="63" w:name="_Ref393038474"/>
      <w:r w:rsidRPr="006C2085">
        <w:rPr>
          <w:rFonts w:ascii="Times New Roman" w:hAnsi="Times New Roman" w:cs="Times New Roman"/>
          <w:color w:val="auto"/>
          <w:sz w:val="24"/>
          <w:szCs w:val="24"/>
        </w:rPr>
        <w:t xml:space="preserve">Figure </w:t>
      </w:r>
      <w:r w:rsidRPr="006C2085">
        <w:rPr>
          <w:rFonts w:ascii="Times New Roman" w:hAnsi="Times New Roman" w:cs="Times New Roman"/>
          <w:color w:val="auto"/>
          <w:sz w:val="24"/>
          <w:szCs w:val="24"/>
        </w:rPr>
        <w:fldChar w:fldCharType="begin"/>
      </w:r>
      <w:r w:rsidRPr="006C2085">
        <w:rPr>
          <w:rFonts w:ascii="Times New Roman" w:hAnsi="Times New Roman" w:cs="Times New Roman"/>
          <w:color w:val="auto"/>
          <w:sz w:val="24"/>
          <w:szCs w:val="24"/>
        </w:rPr>
        <w:instrText xml:space="preserve"> SEQ Figure \* ARABIC </w:instrText>
      </w:r>
      <w:r w:rsidRPr="006C2085">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27</w:t>
      </w:r>
      <w:r w:rsidRPr="006C2085">
        <w:rPr>
          <w:rFonts w:ascii="Times New Roman" w:hAnsi="Times New Roman" w:cs="Times New Roman"/>
          <w:color w:val="auto"/>
          <w:sz w:val="24"/>
          <w:szCs w:val="24"/>
        </w:rPr>
        <w:fldChar w:fldCharType="end"/>
      </w:r>
      <w:bookmarkEnd w:id="63"/>
      <w:r w:rsidRPr="006C2085">
        <w:rPr>
          <w:rFonts w:ascii="Times New Roman" w:hAnsi="Times New Roman" w:cs="Times New Roman"/>
          <w:color w:val="auto"/>
          <w:sz w:val="24"/>
          <w:szCs w:val="24"/>
        </w:rPr>
        <w:t xml:space="preserve">: Digital image correlation showing the critical strain distribution close to the </w:t>
      </w:r>
      <w:r>
        <w:rPr>
          <w:rFonts w:ascii="Times New Roman" w:hAnsi="Times New Roman" w:cs="Times New Roman"/>
          <w:color w:val="auto"/>
          <w:sz w:val="24"/>
          <w:szCs w:val="24"/>
        </w:rPr>
        <w:t>heat affected zone</w:t>
      </w:r>
      <w:r w:rsidRPr="006C2085">
        <w:rPr>
          <w:rFonts w:ascii="Times New Roman" w:hAnsi="Times New Roman" w:cs="Times New Roman"/>
          <w:color w:val="auto"/>
          <w:sz w:val="24"/>
          <w:szCs w:val="24"/>
        </w:rPr>
        <w:t xml:space="preserve"> (Test 1)</w:t>
      </w:r>
    </w:p>
    <w:p w:rsidR="000E3268" w:rsidRDefault="00FB33DF" w:rsidP="000E3268">
      <w:pPr>
        <w:keepNext/>
      </w:pPr>
      <w:r>
        <w:rPr>
          <w:noProof/>
          <w:lang w:eastAsia="en-CA"/>
        </w:rPr>
        <w:lastRenderedPageBreak/>
        <w:drawing>
          <wp:inline distT="0" distB="0" distL="0" distR="0">
            <wp:extent cx="5943600" cy="301561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64"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28</w:t>
      </w:r>
      <w:r w:rsidRPr="000E3268">
        <w:rPr>
          <w:rFonts w:ascii="Times New Roman" w:hAnsi="Times New Roman" w:cs="Times New Roman"/>
          <w:color w:val="auto"/>
          <w:sz w:val="24"/>
          <w:szCs w:val="24"/>
        </w:rPr>
        <w:fldChar w:fldCharType="end"/>
      </w:r>
      <w:bookmarkEnd w:id="64"/>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 MERGEFORMAT </w:instrText>
      </w:r>
      <w:r w:rsidRPr="009365A8">
        <w:rPr>
          <w:rFonts w:ascii="Times New Roman" w:hAnsi="Times New Roman" w:cs="Times New Roman"/>
          <w:sz w:val="24"/>
          <w:szCs w:val="24"/>
        </w:rPr>
      </w:r>
      <w:r w:rsidRPr="009365A8">
        <w:rPr>
          <w:rFonts w:ascii="Times New Roman" w:hAnsi="Times New Roman" w:cs="Times New Roman"/>
          <w:sz w:val="24"/>
          <w:szCs w:val="24"/>
        </w:rPr>
        <w:fldChar w:fldCharType="separate"/>
      </w:r>
      <w:r w:rsidRPr="009365A8">
        <w:rPr>
          <w:rFonts w:ascii="Times New Roman" w:hAnsi="Times New Roman" w:cs="Times New Roman"/>
          <w:sz w:val="24"/>
          <w:szCs w:val="24"/>
        </w:rPr>
        <w:t xml:space="preserve">Table </w:t>
      </w:r>
      <w:r w:rsidRPr="009365A8">
        <w:rPr>
          <w:rFonts w:ascii="Times New Roman" w:hAnsi="Times New Roman" w:cs="Times New Roman"/>
          <w:noProof/>
          <w:sz w:val="24"/>
          <w:szCs w:val="24"/>
        </w:rPr>
        <w:t>9</w:t>
      </w:r>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74F0E">
        <w:rPr>
          <w:rFonts w:ascii="Times New Roman" w:hAnsi="Times New Roman" w:cs="Times New Roman"/>
          <w:sz w:val="24"/>
          <w:szCs w:val="24"/>
        </w:rPr>
        <w:t xml:space="preserve">in test 2 all strain gauges were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774F0E" w:rsidRPr="00E951C2">
        <w:rPr>
          <w:rFonts w:ascii="Times New Roman" w:hAnsi="Times New Roman" w:cs="Times New Roman"/>
          <w:sz w:val="24"/>
          <w:szCs w:val="24"/>
        </w:rPr>
        <w:t xml:space="preserve">Figure </w:t>
      </w:r>
      <w:r w:rsidR="00774F0E">
        <w:rPr>
          <w:rFonts w:ascii="Times New Roman" w:hAnsi="Times New Roman" w:cs="Times New Roman"/>
          <w:noProof/>
          <w:sz w:val="24"/>
          <w:szCs w:val="24"/>
        </w:rPr>
        <w:t>22</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774F0E" w:rsidRPr="00C6380F">
        <w:rPr>
          <w:rFonts w:ascii="Times New Roman" w:hAnsi="Times New Roman" w:cs="Times New Roman"/>
          <w:sz w:val="24"/>
          <w:szCs w:val="24"/>
        </w:rPr>
        <w:t xml:space="preserve">Figure </w:t>
      </w:r>
      <w:r w:rsidR="00774F0E">
        <w:rPr>
          <w:rFonts w:ascii="Times New Roman" w:hAnsi="Times New Roman" w:cs="Times New Roman"/>
          <w:noProof/>
          <w:sz w:val="24"/>
          <w:szCs w:val="24"/>
        </w:rPr>
        <w:t>23</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w:t>
      </w:r>
      <w:proofErr w:type="gramStart"/>
      <w:r w:rsidR="00110C4D">
        <w:rPr>
          <w:rFonts w:ascii="Times New Roman" w:hAnsi="Times New Roman" w:cs="Times New Roman"/>
          <w:sz w:val="24"/>
          <w:szCs w:val="24"/>
        </w:rPr>
        <w:t>,</w:t>
      </w:r>
      <w:r w:rsidR="006C77D1">
        <w:rPr>
          <w:rFonts w:ascii="Times New Roman" w:hAnsi="Times New Roman" w:cs="Times New Roman"/>
          <w:sz w:val="24"/>
          <w:szCs w:val="24"/>
        </w:rPr>
        <w:t xml:space="preserve">  these</w:t>
      </w:r>
      <w:proofErr w:type="gramEnd"/>
      <w:r w:rsidR="006C77D1">
        <w:rPr>
          <w:rFonts w:ascii="Times New Roman" w:hAnsi="Times New Roman" w:cs="Times New Roman"/>
          <w:sz w:val="24"/>
          <w:szCs w:val="24"/>
        </w:rPr>
        <w:t xml:space="preserv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r w:rsidR="003A5F78" w:rsidRPr="00A40C41">
        <w:rPr>
          <w:rFonts w:ascii="Times New Roman" w:hAnsi="Times New Roman" w:cs="Times New Roman"/>
          <w:sz w:val="24"/>
          <w:szCs w:val="24"/>
        </w:rPr>
        <w:t xml:space="preserve">Table </w:t>
      </w:r>
      <w:r w:rsidR="003A5F78">
        <w:rPr>
          <w:rFonts w:ascii="Times New Roman" w:hAnsi="Times New Roman" w:cs="Times New Roman"/>
          <w:noProof/>
          <w:sz w:val="24"/>
          <w:szCs w:val="24"/>
        </w:rPr>
        <w:t>9</w:t>
      </w:r>
      <w:r w:rsidR="003A5F78">
        <w:rPr>
          <w:rFonts w:ascii="Times New Roman" w:hAnsi="Times New Roman" w:cs="Times New Roman"/>
          <w:sz w:val="24"/>
          <w:szCs w:val="24"/>
        </w:rPr>
        <w:fldChar w:fldCharType="end"/>
      </w:r>
      <w:r w:rsidR="003A5F78">
        <w:rPr>
          <w:rFonts w:ascii="Times New Roman" w:hAnsi="Times New Roman" w:cs="Times New Roman"/>
          <w:sz w:val="24"/>
          <w:szCs w:val="24"/>
        </w:rPr>
        <w:t xml:space="preserve">, gauge 14 is highly correlated with 8 other strain gauges. Therefore </w:t>
      </w:r>
      <w:r w:rsidR="00110C4D">
        <w:rPr>
          <w:rFonts w:ascii="Times New Roman" w:hAnsi="Times New Roman" w:cs="Times New Roman"/>
          <w:sz w:val="24"/>
          <w:szCs w:val="24"/>
        </w:rPr>
        <w:t xml:space="preserve">the measurements from </w:t>
      </w:r>
      <w:r w:rsidR="003A5F78">
        <w:rPr>
          <w:rFonts w:ascii="Times New Roman" w:hAnsi="Times New Roman" w:cs="Times New Roman"/>
          <w:sz w:val="24"/>
          <w:szCs w:val="24"/>
        </w:rPr>
        <w:t xml:space="preserve">gauge 14 </w:t>
      </w:r>
      <w:r w:rsidR="00110C4D">
        <w:rPr>
          <w:rFonts w:ascii="Times New Roman" w:hAnsi="Times New Roman" w:cs="Times New Roman"/>
          <w:sz w:val="24"/>
          <w:szCs w:val="24"/>
        </w:rPr>
        <w:t>are</w:t>
      </w:r>
      <w:r w:rsidR="003A5F78">
        <w:rPr>
          <w:rFonts w:ascii="Times New Roman" w:hAnsi="Times New Roman" w:cs="Times New Roman"/>
          <w:sz w:val="24"/>
          <w:szCs w:val="24"/>
        </w:rPr>
        <w:t xml:space="preserve"> assumed to </w:t>
      </w:r>
      <w:r w:rsidR="00110C4D">
        <w:rPr>
          <w:rFonts w:ascii="Times New Roman" w:hAnsi="Times New Roman" w:cs="Times New Roman"/>
          <w:sz w:val="24"/>
          <w:szCs w:val="24"/>
        </w:rPr>
        <w:t>be</w:t>
      </w:r>
      <w:r w:rsidR="003A5F78">
        <w:rPr>
          <w:rFonts w:ascii="Times New Roman" w:hAnsi="Times New Roman" w:cs="Times New Roman"/>
          <w:sz w:val="24"/>
          <w:szCs w:val="24"/>
        </w:rPr>
        <w:t xml:space="preserve"> reliable</w:t>
      </w:r>
      <w:r w:rsidR="00110C4D">
        <w:rPr>
          <w:rFonts w:ascii="Times New Roman" w:hAnsi="Times New Roman" w:cs="Times New Roman"/>
          <w:sz w:val="24"/>
          <w:szCs w:val="24"/>
        </w:rPr>
        <w:t xml:space="preserve"> and gauge 14</w:t>
      </w:r>
      <w:r w:rsidR="003A5F78">
        <w:rPr>
          <w:rFonts w:ascii="Times New Roman" w:hAnsi="Times New Roman" w:cs="Times New Roman"/>
          <w:sz w:val="24"/>
          <w:szCs w:val="24"/>
        </w:rPr>
        <w:t xml:space="preserve">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for this strain gauge erroneous measurements were observed starting from frame 1592. Therefore the gauge strain values of the strain profil</w:t>
      </w:r>
      <w:r w:rsidR="00A623A7">
        <w:rPr>
          <w:rFonts w:ascii="Times New Roman" w:hAnsi="Times New Roman" w:cs="Times New Roman"/>
          <w:sz w:val="24"/>
          <w:szCs w:val="24"/>
        </w:rPr>
        <w:t>es for frame 1600 and frame 1797</w:t>
      </w:r>
      <w:r w:rsidR="00201FD9">
        <w:rPr>
          <w:rFonts w:ascii="Times New Roman" w:hAnsi="Times New Roman" w:cs="Times New Roman"/>
          <w:sz w:val="24"/>
          <w:szCs w:val="24"/>
        </w:rPr>
        <w:t xml:space="preserve">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r w:rsidR="00DE7845" w:rsidRPr="00520F5B">
        <w:rPr>
          <w:rFonts w:ascii="Times New Roman" w:hAnsi="Times New Roman" w:cs="Times New Roman"/>
          <w:sz w:val="24"/>
          <w:szCs w:val="24"/>
        </w:rPr>
        <w:t xml:space="preserve">Figure </w:t>
      </w:r>
      <w:r w:rsidR="00DE7845">
        <w:rPr>
          <w:rFonts w:ascii="Times New Roman" w:hAnsi="Times New Roman" w:cs="Times New Roman"/>
          <w:noProof/>
          <w:sz w:val="24"/>
          <w:szCs w:val="24"/>
        </w:rPr>
        <w:t>29</w:t>
      </w:r>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extrapolated values calculated using the same method as in test 1. </w:t>
      </w:r>
      <w:r w:rsidR="00FA35BD">
        <w:rPr>
          <w:rFonts w:ascii="Times New Roman" w:hAnsi="Times New Roman" w:cs="Times New Roman"/>
          <w:sz w:val="24"/>
          <w:szCs w:val="24"/>
        </w:rPr>
        <w:t xml:space="preserve">In test 2 a total of 1818 data frames are recorded and </w:t>
      </w:r>
      <w:r w:rsidR="00110C4D">
        <w:rPr>
          <w:rFonts w:ascii="Times New Roman" w:hAnsi="Times New Roman" w:cs="Times New Roman"/>
          <w:sz w:val="24"/>
          <w:szCs w:val="24"/>
        </w:rPr>
        <w:t xml:space="preserve">the data frame closest to the </w:t>
      </w:r>
      <w:r w:rsidR="00FA35BD">
        <w:rPr>
          <w:rFonts w:ascii="Times New Roman" w:hAnsi="Times New Roman" w:cs="Times New Roman"/>
          <w:sz w:val="24"/>
          <w:szCs w:val="24"/>
        </w:rPr>
        <w:t xml:space="preserve">pipe rupture </w:t>
      </w:r>
      <w:r w:rsidR="00110C4D">
        <w:rPr>
          <w:rFonts w:ascii="Times New Roman" w:hAnsi="Times New Roman" w:cs="Times New Roman"/>
          <w:sz w:val="24"/>
          <w:szCs w:val="24"/>
        </w:rPr>
        <w:t>is frame 1797</w:t>
      </w:r>
      <w:r w:rsidR="00FA35BD">
        <w:rPr>
          <w:rFonts w:ascii="Times New Roman" w:hAnsi="Times New Roman" w:cs="Times New Roman"/>
          <w:sz w:val="24"/>
          <w:szCs w:val="24"/>
        </w:rPr>
        <w:t>.</w:t>
      </w:r>
    </w:p>
    <w:p w:rsidR="00520F5B" w:rsidRDefault="00DE7845" w:rsidP="00D94122">
      <w:pPr>
        <w:keepNext/>
        <w:jc w:val="center"/>
      </w:pPr>
      <w:r>
        <w:rPr>
          <w:noProof/>
          <w:lang w:eastAsia="en-CA"/>
        </w:rPr>
        <w:lastRenderedPageBreak/>
        <w:drawing>
          <wp:inline distT="0" distB="0" distL="0" distR="0">
            <wp:extent cx="5945936" cy="301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7">
                      <a:extLst>
                        <a:ext uri="{28A0092B-C50C-407E-A947-70E740481C1C}">
                          <a14:useLocalDpi xmlns:a14="http://schemas.microsoft.com/office/drawing/2010/main" val="0"/>
                        </a:ext>
                      </a:extLst>
                    </a:blip>
                    <a:stretch>
                      <a:fillRect/>
                    </a:stretch>
                  </pic:blipFill>
                  <pic:spPr>
                    <a:xfrm>
                      <a:off x="0" y="0"/>
                      <a:ext cx="5945936" cy="3016800"/>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65"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29</w:t>
      </w:r>
      <w:r w:rsidRPr="00520F5B">
        <w:rPr>
          <w:rFonts w:ascii="Times New Roman" w:hAnsi="Times New Roman" w:cs="Times New Roman"/>
          <w:color w:val="auto"/>
          <w:sz w:val="24"/>
          <w:szCs w:val="24"/>
        </w:rPr>
        <w:fldChar w:fldCharType="end"/>
      </w:r>
      <w:bookmarkEnd w:id="65"/>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235481">
        <w:rPr>
          <w:rFonts w:ascii="Times New Roman" w:hAnsi="Times New Roman" w:cs="Times New Roman"/>
          <w:noProof/>
          <w:sz w:val="24"/>
          <w:szCs w:val="24"/>
          <w:lang w:eastAsia="en-CA"/>
        </w:rPr>
        <w:drawing>
          <wp:inline distT="0" distB="0" distL="0" distR="0" wp14:anchorId="18F7D97E">
            <wp:extent cx="5652000" cy="2833200"/>
            <wp:effectExtent l="0" t="0" r="6350" b="571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66"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30</w:t>
      </w:r>
      <w:r w:rsidRPr="00FF5EC3">
        <w:rPr>
          <w:rFonts w:ascii="Times New Roman" w:hAnsi="Times New Roman" w:cs="Times New Roman"/>
          <w:color w:val="auto"/>
          <w:sz w:val="24"/>
          <w:szCs w:val="24"/>
        </w:rPr>
        <w:fldChar w:fldCharType="end"/>
      </w:r>
      <w:bookmarkEnd w:id="66"/>
      <w:r w:rsidRPr="00FF5EC3">
        <w:rPr>
          <w:rFonts w:ascii="Times New Roman" w:hAnsi="Times New Roman" w:cs="Times New Roman"/>
          <w:color w:val="auto"/>
          <w:sz w:val="24"/>
          <w:szCs w:val="24"/>
        </w:rPr>
        <w:t>: Comparison of bottom and top side mid-length longitudinal strain values</w:t>
      </w:r>
    </w:p>
    <w:p w:rsidR="000B7224" w:rsidRDefault="00415075" w:rsidP="00D94122">
      <w:pPr>
        <w:jc w:val="both"/>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r w:rsidR="00D94122" w:rsidRPr="0076746B">
        <w:rPr>
          <w:rFonts w:ascii="Times New Roman" w:hAnsi="Times New Roman" w:cs="Times New Roman"/>
          <w:sz w:val="24"/>
          <w:szCs w:val="24"/>
        </w:rPr>
        <w:t>halves</w:t>
      </w:r>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r>
      <w:r w:rsidRPr="0076746B">
        <w:rPr>
          <w:rFonts w:ascii="Times New Roman" w:hAnsi="Times New Roman" w:cs="Times New Roman"/>
          <w:sz w:val="24"/>
          <w:szCs w:val="24"/>
        </w:rPr>
        <w:fldChar w:fldCharType="separate"/>
      </w:r>
      <w:r w:rsidR="00235481" w:rsidRPr="00FF5EC3">
        <w:rPr>
          <w:rFonts w:ascii="Times New Roman" w:hAnsi="Times New Roman" w:cs="Times New Roman"/>
          <w:sz w:val="24"/>
          <w:szCs w:val="24"/>
        </w:rPr>
        <w:t xml:space="preserve">Figure </w:t>
      </w:r>
      <w:r w:rsidR="00235481">
        <w:rPr>
          <w:rFonts w:ascii="Times New Roman" w:hAnsi="Times New Roman" w:cs="Times New Roman"/>
          <w:noProof/>
          <w:sz w:val="24"/>
          <w:szCs w:val="24"/>
        </w:rPr>
        <w:t>30</w:t>
      </w:r>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with 8 other strain gauges. Therefore gauge 10 measurements are assumed to be </w:t>
      </w:r>
      <w:r w:rsidR="0076746B">
        <w:rPr>
          <w:rFonts w:ascii="Times New Roman" w:hAnsi="Times New Roman" w:cs="Times New Roman"/>
          <w:sz w:val="24"/>
          <w:szCs w:val="24"/>
        </w:rPr>
        <w:lastRenderedPageBreak/>
        <w:t xml:space="preserve">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r w:rsidR="00235481" w:rsidRPr="00FF5EC3">
        <w:rPr>
          <w:rFonts w:ascii="Times New Roman" w:hAnsi="Times New Roman" w:cs="Times New Roman"/>
          <w:sz w:val="24"/>
          <w:szCs w:val="24"/>
        </w:rPr>
        <w:t xml:space="preserve">Figure </w:t>
      </w:r>
      <w:r w:rsidR="00235481">
        <w:rPr>
          <w:rFonts w:ascii="Times New Roman" w:hAnsi="Times New Roman" w:cs="Times New Roman"/>
          <w:noProof/>
          <w:sz w:val="24"/>
          <w:szCs w:val="24"/>
        </w:rPr>
        <w:t>30</w:t>
      </w:r>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   </w:t>
      </w:r>
    </w:p>
    <w:p w:rsidR="00415075" w:rsidRDefault="000B7224" w:rsidP="00D94122">
      <w:pPr>
        <w:jc w:val="both"/>
        <w:rPr>
          <w:rFonts w:ascii="Times New Roman" w:hAnsi="Times New Roman" w:cs="Times New Roman"/>
          <w:b/>
          <w:sz w:val="24"/>
          <w:szCs w:val="24"/>
        </w:rPr>
      </w:pPr>
      <w:r w:rsidRPr="000B7224">
        <w:rPr>
          <w:rFonts w:ascii="Times New Roman" w:hAnsi="Times New Roman" w:cs="Times New Roman"/>
          <w:b/>
          <w:sz w:val="24"/>
          <w:szCs w:val="24"/>
        </w:rPr>
        <w:t>4-3 Comparison with the Predicted Tensile Train Capacities</w:t>
      </w:r>
      <w:r w:rsidR="0076746B" w:rsidRPr="000B7224">
        <w:rPr>
          <w:rFonts w:ascii="Times New Roman" w:hAnsi="Times New Roman" w:cs="Times New Roman"/>
          <w:b/>
          <w:sz w:val="24"/>
          <w:szCs w:val="24"/>
        </w:rPr>
        <w:t xml:space="preserve"> </w:t>
      </w:r>
    </w:p>
    <w:p w:rsidR="000B7224" w:rsidRDefault="000B7224" w:rsidP="00D94122">
      <w:pPr>
        <w:jc w:val="both"/>
        <w:rPr>
          <w:rFonts w:ascii="Times New Roman" w:hAnsi="Times New Roman" w:cs="Times New Roman"/>
          <w:sz w:val="24"/>
          <w:szCs w:val="24"/>
        </w:rPr>
      </w:pPr>
      <w:r w:rsidRPr="000B7224">
        <w:rPr>
          <w:rFonts w:ascii="Times New Roman" w:hAnsi="Times New Roman" w:cs="Times New Roman"/>
          <w:sz w:val="24"/>
          <w:szCs w:val="24"/>
        </w:rPr>
        <w:t xml:space="preserve">In this section the tensile strain values measured in the full scale experiments are compared to the predicted tensile strain capacity values according to the CSA code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csa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6F04A9">
        <w:rPr>
          <w:rFonts w:ascii="Times New Roman" w:hAnsi="Times New Roman" w:cs="Times New Roman"/>
          <w:sz w:val="24"/>
          <w:szCs w:val="24"/>
        </w:rPr>
        <w:t>[23</w:t>
      </w:r>
      <w:r w:rsidR="006F04A9" w:rsidRPr="00301E41">
        <w:rPr>
          <w:rFonts w:ascii="Times New Roman" w:hAnsi="Times New Roman" w:cs="Times New Roman"/>
          <w:sz w:val="24"/>
          <w:szCs w:val="24"/>
        </w:rPr>
        <w:t>]</w:t>
      </w:r>
      <w:r w:rsidRPr="000B7224">
        <w:rPr>
          <w:rFonts w:ascii="Times New Roman" w:hAnsi="Times New Roman" w:cs="Times New Roman"/>
          <w:sz w:val="24"/>
          <w:szCs w:val="24"/>
        </w:rPr>
        <w:fldChar w:fldCharType="end"/>
      </w:r>
      <w:r w:rsidRPr="000B7224">
        <w:rPr>
          <w:rFonts w:ascii="Times New Roman" w:hAnsi="Times New Roman" w:cs="Times New Roman"/>
          <w:sz w:val="24"/>
          <w:szCs w:val="24"/>
        </w:rPr>
        <w:t xml:space="preserve"> and the equations proposed in the PRCI report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prci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6F04A9">
        <w:rPr>
          <w:rFonts w:ascii="Times New Roman" w:hAnsi="Times New Roman" w:cs="Times New Roman"/>
          <w:sz w:val="24"/>
          <w:szCs w:val="24"/>
        </w:rPr>
        <w:t>[24</w:t>
      </w:r>
      <w:r w:rsidR="006F04A9" w:rsidRPr="00CB2CBB">
        <w:rPr>
          <w:rFonts w:ascii="Times New Roman" w:hAnsi="Times New Roman" w:cs="Times New Roman"/>
          <w:sz w:val="24"/>
          <w:szCs w:val="24"/>
        </w:rPr>
        <w:t>]</w:t>
      </w:r>
      <w:r w:rsidRPr="000B7224">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1390B" w:rsidRDefault="0001390B" w:rsidP="00D94122">
      <w:pPr>
        <w:jc w:val="both"/>
        <w:rPr>
          <w:rFonts w:ascii="Times New Roman" w:hAnsi="Times New Roman" w:cs="Times New Roman"/>
          <w:b/>
          <w:sz w:val="24"/>
          <w:szCs w:val="24"/>
        </w:rPr>
      </w:pPr>
      <w:r w:rsidRPr="0001390B">
        <w:rPr>
          <w:rFonts w:ascii="Times New Roman" w:hAnsi="Times New Roman" w:cs="Times New Roman"/>
          <w:b/>
          <w:sz w:val="24"/>
          <w:szCs w:val="24"/>
        </w:rPr>
        <w:t>Comparison with the CSA code</w:t>
      </w:r>
    </w:p>
    <w:p w:rsidR="00F02801" w:rsidRDefault="0001390B" w:rsidP="00D94122">
      <w:pPr>
        <w:jc w:val="both"/>
        <w:rPr>
          <w:rFonts w:ascii="Times New Roman" w:eastAsiaTheme="minorEastAsia" w:hAnsi="Times New Roman" w:cs="Times New Roman"/>
          <w:sz w:val="24"/>
          <w:szCs w:val="24"/>
        </w:rPr>
      </w:pPr>
      <w:r w:rsidRPr="0001390B">
        <w:rPr>
          <w:rFonts w:ascii="Times New Roman" w:hAnsi="Times New Roman" w:cs="Times New Roman"/>
          <w:sz w:val="24"/>
          <w:szCs w:val="24"/>
        </w:rPr>
        <w:t>According to CSA Z662-11</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csa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[23</w:t>
      </w:r>
      <w:r w:rsidRPr="00301E41">
        <w:rPr>
          <w:rFonts w:ascii="Times New Roman" w:hAnsi="Times New Roman" w:cs="Times New Roman"/>
          <w:sz w:val="24"/>
          <w:szCs w:val="24"/>
        </w:rPr>
        <w:t>]</w:t>
      </w:r>
      <w:r>
        <w:rPr>
          <w:rFonts w:ascii="Times New Roman" w:hAnsi="Times New Roman" w:cs="Times New Roman"/>
          <w:b/>
          <w:sz w:val="24"/>
          <w:szCs w:val="24"/>
        </w:rPr>
        <w:fldChar w:fldCharType="end"/>
      </w:r>
      <w:r w:rsidRPr="0001390B">
        <w:rPr>
          <w:rFonts w:ascii="Times New Roman" w:hAnsi="Times New Roman" w:cs="Times New Roman"/>
          <w:sz w:val="24"/>
          <w:szCs w:val="24"/>
        </w:rPr>
        <w:t xml:space="preserve">, in case of surface defects the tensile strain capacity </w:t>
      </w:r>
      <w:r>
        <w:rPr>
          <w:rFonts w:ascii="Times New Roman" w:hAnsi="Times New Roman" w:cs="Times New Roman"/>
          <w:sz w:val="24"/>
          <w:szCs w:val="24"/>
        </w:rPr>
        <w:t>can be predicted as a function of defect height to pipe wall thickness ratio (</w:t>
      </w:r>
      <m:oMath>
        <m:r>
          <w:rPr>
            <w:rFonts w:ascii="Cambria Math" w:hAnsi="Cambria Math" w:cs="Times New Roman"/>
            <w:sz w:val="24"/>
            <w:szCs w:val="24"/>
          </w:rPr>
          <m:t>η</m:t>
        </m:r>
      </m:oMath>
      <w:r>
        <w:rPr>
          <w:rFonts w:ascii="Times New Roman" w:hAnsi="Times New Roman" w:cs="Times New Roman"/>
          <w:sz w:val="24"/>
          <w:szCs w:val="24"/>
        </w:rPr>
        <w:t>), defect length to pipe wall thickness ratio (</w:t>
      </w:r>
      <m:oMath>
        <m:r>
          <w:rPr>
            <w:rFonts w:ascii="Cambria Math" w:hAnsi="Cambria Math" w:cs="Times New Roman"/>
            <w:sz w:val="24"/>
            <w:szCs w:val="24"/>
          </w:rPr>
          <m:t>ξ</m:t>
        </m:r>
      </m:oMath>
      <w:r>
        <w:rPr>
          <w:rFonts w:ascii="Times New Roman" w:hAnsi="Times New Roman" w:cs="Times New Roman"/>
          <w:sz w:val="24"/>
          <w:szCs w:val="24"/>
        </w:rPr>
        <w:t>), Y/T ratio of the pipe base metal (</w:t>
      </w:r>
      <m:oMath>
        <m:r>
          <w:rPr>
            <w:rFonts w:ascii="Cambria Math" w:hAnsi="Cambria Math" w:cs="Times New Roman"/>
            <w:sz w:val="24"/>
            <w:szCs w:val="24"/>
          </w:rPr>
          <m:t>λ</m:t>
        </m:r>
      </m:oMath>
      <w:r>
        <w:rPr>
          <w:rFonts w:ascii="Times New Roman" w:hAnsi="Times New Roman" w:cs="Times New Roman"/>
          <w:sz w:val="24"/>
          <w:szCs w:val="24"/>
        </w:rPr>
        <w:t>) and the CTOD toughness of the pipe base metal (</w:t>
      </w:r>
      <m:oMath>
        <m:r>
          <w:rPr>
            <w:rFonts w:ascii="Cambria Math" w:hAnsi="Cambria Math" w:cs="Times New Roman"/>
            <w:sz w:val="24"/>
            <w:szCs w:val="24"/>
          </w:rPr>
          <m:t>δ</m:t>
        </m:r>
      </m:oMath>
      <w:r>
        <w:rPr>
          <w:rFonts w:ascii="Times New Roman" w:hAnsi="Times New Roman" w:cs="Times New Roman"/>
          <w:sz w:val="24"/>
          <w:szCs w:val="24"/>
        </w:rPr>
        <w:t>)</w:t>
      </w:r>
      <w:r w:rsidR="00640C97">
        <w:rPr>
          <w:rFonts w:ascii="Times New Roman" w:hAnsi="Times New Roman" w:cs="Times New Roman"/>
          <w:sz w:val="24"/>
          <w:szCs w:val="24"/>
        </w:rPr>
        <w:t xml:space="preserve"> using Eq. (1)</w:t>
      </w:r>
      <w:r>
        <w:rPr>
          <w:rFonts w:ascii="Times New Roman" w:hAnsi="Times New Roman" w:cs="Times New Roman"/>
          <w:sz w:val="24"/>
          <w:szCs w:val="24"/>
        </w:rPr>
        <w:t>.</w:t>
      </w:r>
      <w:r w:rsidR="00640C97">
        <w:rPr>
          <w:rFonts w:ascii="Times New Roman" w:hAnsi="Times New Roman" w:cs="Times New Roman"/>
          <w:sz w:val="24"/>
          <w:szCs w:val="24"/>
        </w:rPr>
        <w:t xml:space="preserve"> The Y/T ratio of the pipe base metal is calculated from the results of the small scale </w:t>
      </w:r>
      <w:r w:rsidR="00F15D45">
        <w:rPr>
          <w:rFonts w:ascii="Times New Roman" w:hAnsi="Times New Roman" w:cs="Times New Roman"/>
          <w:sz w:val="24"/>
          <w:szCs w:val="24"/>
        </w:rPr>
        <w:t>uniaxial tension</w:t>
      </w:r>
      <w:r w:rsidR="00640C97">
        <w:rPr>
          <w:rFonts w:ascii="Times New Roman" w:hAnsi="Times New Roman" w:cs="Times New Roman"/>
          <w:sz w:val="24"/>
          <w:szCs w:val="24"/>
        </w:rPr>
        <w:t xml:space="preserve"> tests as 0.81. For </w:t>
      </w:r>
      <m:oMath>
        <m:r>
          <w:rPr>
            <w:rFonts w:ascii="Cambria Math" w:hAnsi="Cambria Math" w:cs="Times New Roman"/>
            <w:sz w:val="24"/>
            <w:szCs w:val="24"/>
          </w:rPr>
          <m:t>ξ</m:t>
        </m:r>
      </m:oMath>
      <w:r w:rsidR="00640C9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640C97">
        <w:rPr>
          <w:rFonts w:ascii="Times New Roman" w:eastAsiaTheme="minorEastAsia" w:hAnsi="Times New Roman" w:cs="Times New Roman"/>
          <w:sz w:val="24"/>
          <w:szCs w:val="24"/>
        </w:rPr>
        <w:t xml:space="preserve"> the values in </w:t>
      </w:r>
      <w:r w:rsidR="00640C97">
        <w:rPr>
          <w:rFonts w:ascii="Times New Roman" w:eastAsiaTheme="minorEastAsia" w:hAnsi="Times New Roman" w:cs="Times New Roman"/>
          <w:sz w:val="24"/>
          <w:szCs w:val="24"/>
        </w:rPr>
        <w:fldChar w:fldCharType="begin"/>
      </w:r>
      <w:r w:rsidR="00640C97">
        <w:rPr>
          <w:rFonts w:ascii="Times New Roman" w:eastAsiaTheme="minorEastAsia" w:hAnsi="Times New Roman" w:cs="Times New Roman"/>
          <w:sz w:val="24"/>
          <w:szCs w:val="24"/>
        </w:rPr>
        <w:instrText xml:space="preserve"> REF _Ref388206554 \h </w:instrText>
      </w:r>
      <w:r w:rsidR="00640C97">
        <w:rPr>
          <w:rFonts w:ascii="Times New Roman" w:eastAsiaTheme="minorEastAsia" w:hAnsi="Times New Roman" w:cs="Times New Roman"/>
          <w:sz w:val="24"/>
          <w:szCs w:val="24"/>
        </w:rPr>
      </w:r>
      <w:r w:rsidR="00640C97">
        <w:rPr>
          <w:rFonts w:ascii="Times New Roman" w:eastAsiaTheme="minorEastAsia" w:hAnsi="Times New Roman" w:cs="Times New Roman"/>
          <w:sz w:val="24"/>
          <w:szCs w:val="24"/>
        </w:rPr>
        <w:fldChar w:fldCharType="separate"/>
      </w:r>
      <w:r w:rsidR="00640C97" w:rsidRPr="00DC640F">
        <w:rPr>
          <w:rFonts w:ascii="Times New Roman" w:hAnsi="Times New Roman" w:cs="Times New Roman"/>
          <w:sz w:val="24"/>
          <w:szCs w:val="24"/>
        </w:rPr>
        <w:t xml:space="preserve">Table </w:t>
      </w:r>
      <w:r w:rsidR="00640C97">
        <w:rPr>
          <w:rFonts w:ascii="Times New Roman" w:hAnsi="Times New Roman" w:cs="Times New Roman"/>
          <w:noProof/>
          <w:sz w:val="24"/>
          <w:szCs w:val="24"/>
        </w:rPr>
        <w:t>3</w:t>
      </w:r>
      <w:r w:rsidR="00640C97">
        <w:rPr>
          <w:rFonts w:ascii="Times New Roman" w:eastAsiaTheme="minorEastAsia" w:hAnsi="Times New Roman" w:cs="Times New Roman"/>
          <w:sz w:val="24"/>
          <w:szCs w:val="24"/>
        </w:rPr>
        <w:fldChar w:fldCharType="end"/>
      </w:r>
      <w:r w:rsidR="00F15D45">
        <w:rPr>
          <w:rFonts w:ascii="Times New Roman" w:eastAsiaTheme="minorEastAsia" w:hAnsi="Times New Roman" w:cs="Times New Roman"/>
          <w:sz w:val="24"/>
          <w:szCs w:val="24"/>
        </w:rPr>
        <w:t xml:space="preserve"> are used.</w:t>
      </w:r>
      <w:r w:rsidR="00041D34">
        <w:rPr>
          <w:rFonts w:ascii="Times New Roman" w:eastAsiaTheme="minorEastAsia" w:hAnsi="Times New Roman" w:cs="Times New Roman"/>
          <w:sz w:val="24"/>
          <w:szCs w:val="24"/>
        </w:rPr>
        <w:t xml:space="preserve"> The CTOD toughness of a material is usually obtained from SENB test results. However in this research project</w:t>
      </w:r>
      <w:r w:rsidR="00F15D45">
        <w:rPr>
          <w:rFonts w:ascii="Times New Roman" w:eastAsiaTheme="minorEastAsia" w:hAnsi="Times New Roman" w:cs="Times New Roman"/>
          <w:sz w:val="24"/>
          <w:szCs w:val="24"/>
        </w:rPr>
        <w:t xml:space="preserve"> </w:t>
      </w:r>
      <w:r w:rsidR="00640C97">
        <w:rPr>
          <w:rFonts w:ascii="Times New Roman" w:eastAsiaTheme="minorEastAsia" w:hAnsi="Times New Roman" w:cs="Times New Roman"/>
          <w:sz w:val="24"/>
          <w:szCs w:val="24"/>
        </w:rPr>
        <w:t>the material toughness of the pipe base metal</w:t>
      </w:r>
      <w:r w:rsidR="00041D34">
        <w:rPr>
          <w:rFonts w:ascii="Times New Roman" w:eastAsiaTheme="minorEastAsia" w:hAnsi="Times New Roman" w:cs="Times New Roman"/>
          <w:sz w:val="24"/>
          <w:szCs w:val="24"/>
        </w:rPr>
        <w:t xml:space="preserve"> is determined based on</w:t>
      </w:r>
      <w:r w:rsidR="00640C97">
        <w:rPr>
          <w:rFonts w:ascii="Times New Roman" w:eastAsiaTheme="minorEastAsia" w:hAnsi="Times New Roman" w:cs="Times New Roman"/>
          <w:sz w:val="24"/>
          <w:szCs w:val="24"/>
        </w:rPr>
        <w:t xml:space="preserve"> </w:t>
      </w:r>
      <w:proofErr w:type="spellStart"/>
      <w:r w:rsidR="00640C97">
        <w:rPr>
          <w:rFonts w:ascii="Times New Roman" w:eastAsiaTheme="minorEastAsia" w:hAnsi="Times New Roman" w:cs="Times New Roman"/>
          <w:sz w:val="24"/>
          <w:szCs w:val="24"/>
        </w:rPr>
        <w:t>Charpy</w:t>
      </w:r>
      <w:proofErr w:type="spellEnd"/>
      <w:r w:rsidR="00640C97">
        <w:rPr>
          <w:rFonts w:ascii="Times New Roman" w:eastAsiaTheme="minorEastAsia" w:hAnsi="Times New Roman" w:cs="Times New Roman"/>
          <w:sz w:val="24"/>
          <w:szCs w:val="24"/>
        </w:rPr>
        <w:t xml:space="preserve"> impact tests </w:t>
      </w:r>
      <w:r w:rsidR="00F15D45">
        <w:rPr>
          <w:rFonts w:ascii="Times New Roman" w:eastAsiaTheme="minorEastAsia" w:hAnsi="Times New Roman" w:cs="Times New Roman"/>
          <w:sz w:val="24"/>
          <w:szCs w:val="24"/>
        </w:rPr>
        <w:t xml:space="preserve">instead of SENB tests </w:t>
      </w:r>
      <w:r w:rsidR="00F15D45">
        <w:rPr>
          <w:rFonts w:ascii="Times New Roman" w:eastAsiaTheme="minorEastAsia" w:hAnsi="Times New Roman" w:cs="Times New Roman"/>
          <w:sz w:val="24"/>
          <w:szCs w:val="24"/>
        </w:rPr>
        <w:tab/>
        <w:t>due to practical considerations and cost considerations</w:t>
      </w:r>
      <w:r w:rsidR="00640C97">
        <w:rPr>
          <w:rFonts w:ascii="Times New Roman" w:eastAsiaTheme="minorEastAsia" w:hAnsi="Times New Roman" w:cs="Times New Roman"/>
          <w:sz w:val="24"/>
          <w:szCs w:val="24"/>
        </w:rPr>
        <w:t>.</w:t>
      </w:r>
      <w:r w:rsidR="0003299E">
        <w:rPr>
          <w:rFonts w:ascii="Times New Roman" w:eastAsiaTheme="minorEastAsia" w:hAnsi="Times New Roman" w:cs="Times New Roman"/>
          <w:sz w:val="24"/>
          <w:szCs w:val="24"/>
        </w:rPr>
        <w:t xml:space="preserve"> Therefore it is necessary to apply a conversion of the </w:t>
      </w:r>
      <w:proofErr w:type="spellStart"/>
      <w:r w:rsidR="0003299E">
        <w:rPr>
          <w:rFonts w:ascii="Times New Roman" w:eastAsiaTheme="minorEastAsia" w:hAnsi="Times New Roman" w:cs="Times New Roman"/>
          <w:sz w:val="24"/>
          <w:szCs w:val="24"/>
        </w:rPr>
        <w:t>Charpy</w:t>
      </w:r>
      <w:proofErr w:type="spellEnd"/>
      <w:r w:rsidR="0003299E">
        <w:rPr>
          <w:rFonts w:ascii="Times New Roman" w:eastAsiaTheme="minorEastAsia" w:hAnsi="Times New Roman" w:cs="Times New Roman"/>
          <w:sz w:val="24"/>
          <w:szCs w:val="24"/>
        </w:rPr>
        <w:t xml:space="preserve"> test results into the CTOD toughness</w:t>
      </w:r>
      <w:r w:rsidR="00FA071C">
        <w:rPr>
          <w:rFonts w:ascii="Times New Roman" w:eastAsiaTheme="minorEastAsia" w:hAnsi="Times New Roman" w:cs="Times New Roman"/>
          <w:sz w:val="24"/>
          <w:szCs w:val="24"/>
        </w:rPr>
        <w:t xml:space="preserve"> in order to use Eq. (1).</w:t>
      </w:r>
      <w:r w:rsidR="00640C97">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t xml:space="preserve">In the first step of this conversion the </w:t>
      </w:r>
      <w:proofErr w:type="spellStart"/>
      <w:r w:rsidR="00F02801">
        <w:rPr>
          <w:rFonts w:ascii="Times New Roman" w:eastAsiaTheme="minorEastAsia" w:hAnsi="Times New Roman" w:cs="Times New Roman"/>
          <w:sz w:val="24"/>
          <w:szCs w:val="24"/>
        </w:rPr>
        <w:t>Charpy</w:t>
      </w:r>
      <w:proofErr w:type="spellEnd"/>
      <w:r w:rsidR="008F446B">
        <w:rPr>
          <w:rFonts w:ascii="Times New Roman" w:eastAsiaTheme="minorEastAsia" w:hAnsi="Times New Roman" w:cs="Times New Roman"/>
          <w:sz w:val="24"/>
          <w:szCs w:val="24"/>
        </w:rPr>
        <w:t xml:space="preserve"> V-Notch</w:t>
      </w:r>
      <w:r w:rsidR="00F02801">
        <w:rPr>
          <w:rFonts w:ascii="Times New Roman" w:eastAsiaTheme="minorEastAsia" w:hAnsi="Times New Roman" w:cs="Times New Roman"/>
          <w:sz w:val="24"/>
          <w:szCs w:val="24"/>
        </w:rPr>
        <w:t xml:space="preserve"> impact energy</w:t>
      </w:r>
      <w:r w:rsidR="008F446B">
        <w:rPr>
          <w:rFonts w:ascii="Times New Roman" w:eastAsiaTheme="minorEastAsia" w:hAnsi="Times New Roman" w:cs="Times New Roman"/>
          <w:sz w:val="24"/>
          <w:szCs w:val="24"/>
        </w:rPr>
        <w:t xml:space="preserve"> (CVN)</w:t>
      </w:r>
      <w:r w:rsidR="00F02801">
        <w:rPr>
          <w:rFonts w:ascii="Times New Roman" w:eastAsiaTheme="minorEastAsia" w:hAnsi="Times New Roman" w:cs="Times New Roman"/>
          <w:sz w:val="24"/>
          <w:szCs w:val="24"/>
        </w:rPr>
        <w:t xml:space="preserve"> is converted into the critical stress intensity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F02801">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fldChar w:fldCharType="begin"/>
      </w:r>
      <w:r w:rsidR="00F02801">
        <w:rPr>
          <w:rFonts w:ascii="Times New Roman" w:eastAsiaTheme="minorEastAsia" w:hAnsi="Times New Roman" w:cs="Times New Roman"/>
          <w:sz w:val="24"/>
          <w:szCs w:val="24"/>
        </w:rPr>
        <w:instrText xml:space="preserve"> REF _Ref393130721 \h </w:instrText>
      </w:r>
      <w:r w:rsidR="00F02801">
        <w:rPr>
          <w:rFonts w:ascii="Times New Roman" w:eastAsiaTheme="minorEastAsia" w:hAnsi="Times New Roman" w:cs="Times New Roman"/>
          <w:sz w:val="24"/>
          <w:szCs w:val="24"/>
        </w:rPr>
      </w:r>
      <w:r w:rsidR="00F02801">
        <w:rPr>
          <w:rFonts w:ascii="Times New Roman" w:eastAsiaTheme="minorEastAsia" w:hAnsi="Times New Roman" w:cs="Times New Roman"/>
          <w:sz w:val="24"/>
          <w:szCs w:val="24"/>
        </w:rPr>
        <w:fldChar w:fldCharType="separate"/>
      </w:r>
      <w:r w:rsidR="00F02801" w:rsidRPr="00F02801">
        <w:rPr>
          <w:rFonts w:ascii="Times New Roman" w:hAnsi="Times New Roman" w:cs="Times New Roman"/>
          <w:sz w:val="24"/>
          <w:szCs w:val="24"/>
        </w:rPr>
        <w:t xml:space="preserve">Figure </w:t>
      </w:r>
      <w:r w:rsidR="00F02801" w:rsidRPr="00F02801">
        <w:rPr>
          <w:rFonts w:ascii="Times New Roman" w:hAnsi="Times New Roman" w:cs="Times New Roman"/>
          <w:noProof/>
          <w:sz w:val="24"/>
          <w:szCs w:val="24"/>
        </w:rPr>
        <w:t>31</w:t>
      </w:r>
      <w:r w:rsidR="00F02801">
        <w:rPr>
          <w:rFonts w:ascii="Times New Roman" w:eastAsiaTheme="minorEastAsia" w:hAnsi="Times New Roman" w:cs="Times New Roman"/>
          <w:sz w:val="24"/>
          <w:szCs w:val="24"/>
        </w:rPr>
        <w:fldChar w:fldCharType="end"/>
      </w:r>
      <w:r w:rsidR="00F02801">
        <w:rPr>
          <w:rFonts w:ascii="Times New Roman" w:eastAsiaTheme="minorEastAsia" w:hAnsi="Times New Roman" w:cs="Times New Roman"/>
          <w:sz w:val="24"/>
          <w:szCs w:val="24"/>
        </w:rPr>
        <w:t xml:space="preserve">). </w:t>
      </w:r>
    </w:p>
    <w:p w:rsidR="00F02801" w:rsidRDefault="00F02801" w:rsidP="00F02801">
      <w:pPr>
        <w:keepNext/>
        <w:jc w:val="both"/>
      </w:pPr>
      <w:r>
        <w:rPr>
          <w:rFonts w:ascii="Times New Roman" w:eastAsiaTheme="minorEastAsia" w:hAnsi="Times New Roman" w:cs="Times New Roman"/>
          <w:noProof/>
          <w:sz w:val="24"/>
          <w:szCs w:val="24"/>
          <w:lang w:eastAsia="en-CA"/>
        </w:rPr>
        <mc:AlternateContent>
          <mc:Choice Requires="wpc">
            <w:drawing>
              <wp:inline distT="0" distB="0" distL="0" distR="0" wp14:anchorId="6CF070B4" wp14:editId="5F208A92">
                <wp:extent cx="5486400" cy="14859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Text Box 672"/>
                        <wps:cNvSpPr txBox="1"/>
                        <wps:spPr>
                          <a:xfrm>
                            <a:off x="552450" y="762001"/>
                            <a:ext cx="115252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8F446B" w:rsidRDefault="00362797"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Straight Arrow Connector 710"/>
                        <wps:cNvCnPr/>
                        <wps:spPr>
                          <a:xfrm>
                            <a:off x="1704975" y="1038226"/>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Text Box 672"/>
                        <wps:cNvSpPr txBox="1"/>
                        <wps:spPr>
                          <a:xfrm>
                            <a:off x="2332651" y="762001"/>
                            <a:ext cx="610574"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F02801" w:rsidRDefault="00362797"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Arrow Connector 161"/>
                        <wps:cNvCnPr/>
                        <wps:spPr>
                          <a:xfrm>
                            <a:off x="2943225" y="1038226"/>
                            <a:ext cx="61912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62" name="Text Box 672"/>
                        <wps:cNvSpPr txBox="1"/>
                        <wps:spPr>
                          <a:xfrm>
                            <a:off x="3589950" y="762001"/>
                            <a:ext cx="1152525"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Default="00362797" w:rsidP="00F02801">
                              <w:pPr>
                                <w:pStyle w:val="NormalWeb"/>
                                <w:spacing w:before="0" w:beforeAutospacing="0" w:after="200" w:afterAutospacing="0" w:line="276" w:lineRule="auto"/>
                                <w:jc w:val="center"/>
                              </w:pPr>
                              <w:r>
                                <w:rPr>
                                  <w:rFonts w:eastAsia="Calibri"/>
                                </w:rPr>
                                <w:t>CTOD toughness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3209925" y="590550"/>
                            <a:ext cx="0" cy="447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Text Box 737"/>
                        <wps:cNvSpPr txBox="1"/>
                        <wps:spPr>
                          <a:xfrm>
                            <a:off x="2657475" y="76200"/>
                            <a:ext cx="11144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127526" w:rsidRDefault="00362797" w:rsidP="00127526">
                              <w:pPr>
                                <w:jc w:val="center"/>
                                <w:rPr>
                                  <w:sz w:val="24"/>
                                  <w:szCs w:val="24"/>
                                </w:rPr>
                              </w:pPr>
                              <w:r w:rsidRPr="00127526">
                                <w:rPr>
                                  <w:sz w:val="24"/>
                                  <w:szCs w:val="24"/>
                                </w:rPr>
                                <w:t>CSA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50" o:spid="_x0000_s1144"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width:54864;height:14859;visibility:visible;mso-wrap-style:square">
                  <v:fill o:detectmouseclick="t"/>
                  <v:path o:connecttype="none"/>
                </v:shape>
                <v:shape id="Text Box 672" o:spid="_x0000_s1146" type="#_x0000_t202" style="position:absolute;left:5524;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KpcMA&#10;AADcAAAADwAAAGRycy9kb3ducmV2LnhtbESPQWsCMRSE74X+h/AKvdVsPeh2NYotthQ8VYvnx+aZ&#10;BDcvS5Ku23/fCEKPw8x8wyzXo+/EQDG5wAqeJxUI4jZox0bB9+H9qQaRMrLGLjAp+KUE69X93RIb&#10;HS78RcM+G1EgnBpUYHPuGylTa8ljmoSeuHinED3mIqOROuKlwH0np1U1kx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UKpcMAAADcAAAADwAAAAAAAAAAAAAAAACYAgAAZHJzL2Rv&#10;d25yZXYueG1sUEsFBgAAAAAEAAQA9QAAAIgDAAAAAA==&#10;" fillcolor="white [3201]" strokeweight=".5pt">
                  <v:textbox>
                    <w:txbxContent>
                      <w:p w:rsidR="00362797" w:rsidRPr="008F446B" w:rsidRDefault="00362797"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v:textbox>
                </v:shape>
                <v:shape id="Straight Arrow Connector 710" o:spid="_x0000_s1147" type="#_x0000_t32" style="position:absolute;left:17049;top:10382;width:6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rP8AAAADcAAAADwAAAGRycy9kb3ducmV2LnhtbERPTYvCMBC9C/6HMII3m6p0t1SjiFD0&#10;qquwe5ttxrbYTEqTav335rCwx8f7Xm8H04gHda62rGAexSCIC6trLhVcvvJZCsJ5ZI2NZVLwIgfb&#10;zXi0xkzbJ5/ocfalCCHsMlRQed9mUrqiIoMusi1x4G62M+gD7EqpO3yGcNPIRRx/SIM1h4YKW9pX&#10;VNzPvVGwvP0Oh9TvZJp/233fJ0lyzX+Umk6G3QqEp8H/i//cR63gcx7mhzPhC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oaz/AAAAA3AAAAA8AAAAAAAAAAAAAAAAA&#10;oQIAAGRycy9kb3ducmV2LnhtbFBLBQYAAAAABAAEAPkAAACOAwAAAAA=&#10;" strokecolor="#4579b8 [3044]">
                  <v:stroke endarrow="open"/>
                </v:shape>
                <v:shape id="Text Box 672" o:spid="_x0000_s1148" type="#_x0000_t202" style="position:absolute;left:23326;top:7620;width:6106;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ucQA&#10;AADcAAAADwAAAGRycy9kb3ducmV2LnhtbESPQW/CMAyF75P2HyIj7QYpOyAoBISQJu0yTet2gJuV&#10;mDbQOFWTlY5fPx8m7WbrPb/3ebMbQ6sG6pOPbGA+K0AR2+g81wa+Pl+mS1ApIztsI5OBH0qw2z4+&#10;bLB08cYfNFS5VhLCqUQDTc5dqXWyDQVMs9gRi3aOfcAsa19r1+NNwkOrn4tioQN6loYGOzo0ZK/V&#10;dzDg+BjZnvzb3XNl/er+vrzYwZinybhfg8o05n/z3/WrE/yF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jLnEAAAA3AAAAA8AAAAAAAAAAAAAAAAAmAIAAGRycy9k&#10;b3ducmV2LnhtbFBLBQYAAAAABAAEAPUAAACJAwAAAAA=&#10;" fillcolor="window" strokeweight=".5pt">
                  <v:textbox>
                    <w:txbxContent>
                      <w:p w:rsidR="00362797" w:rsidRPr="00F02801" w:rsidRDefault="00362797"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v:textbox>
                </v:shape>
                <v:shape id="Straight Arrow Connector 161" o:spid="_x0000_s1149" type="#_x0000_t32" style="position:absolute;left:29432;top:1038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KesMAAADcAAAADwAAAGRycy9kb3ducmV2LnhtbERPTYvCMBC9C/6HMMLeNFVEpBpFRaGX&#10;FdQV9jg2Y1vaTGqT1a6/frMgeJvH+5z5sjWVuFPjCssKhoMIBHFqdcGZgq/Trj8F4TyyxsoyKfgl&#10;B8tFtzPHWNsHH+h+9JkIIexiVJB7X8dSujQng25ga+LAXW1j0AfYZFI3+AjhppKjKJpIgwWHhhxr&#10;2uSUlscfo2CTfCbJejct95fzd7k1z/HtfBgr9dFrVzMQnlr/Fr/ciQ7zJ0P4fy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jinrDAAAA3AAAAA8AAAAAAAAAAAAA&#10;AAAAoQIAAGRycy9kb3ducmV2LnhtbFBLBQYAAAAABAAEAPkAAACRAwAAAAA=&#10;" strokecolor="#4a7ebb">
                  <v:stroke endarrow="open"/>
                </v:shape>
                <v:shape id="Text Box 672" o:spid="_x0000_s1150" type="#_x0000_t202" style="position:absolute;left:35899;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3VcEA&#10;AADcAAAADwAAAGRycy9kb3ducmV2LnhtbERPTWsCMRC9F/ofwhS8dbP1IHY1iggFL6V07UFvQzLu&#10;RjeTZRPX1V/fCIK3ebzPmS8H14ieumA9K/jIchDE2hvLlYK/7df7FESIyAYbz6TgSgGWi9eXORbG&#10;X/iX+jJWIoVwKFBBHWNbSBl0TQ5D5lvixB185zAm2FXSdHhJ4a6R4zyfSIeWU0ONLa1r0qfy7BQY&#10;3nnWe/t9s1xq+3n7mR51r9TobVjNQEQa4lP8cG9Mmj8Zw/2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2t1XBAAAA3AAAAA8AAAAAAAAAAAAAAAAAmAIAAGRycy9kb3du&#10;cmV2LnhtbFBLBQYAAAAABAAEAPUAAACGAwAAAAA=&#10;" fillcolor="window" strokeweight=".5pt">
                  <v:textbox>
                    <w:txbxContent>
                      <w:p w:rsidR="00362797" w:rsidRDefault="00362797" w:rsidP="00F02801">
                        <w:pPr>
                          <w:pStyle w:val="NormalWeb"/>
                          <w:spacing w:before="0" w:beforeAutospacing="0" w:after="200" w:afterAutospacing="0" w:line="276" w:lineRule="auto"/>
                          <w:jc w:val="center"/>
                        </w:pPr>
                        <w:r>
                          <w:rPr>
                            <w:rFonts w:eastAsia="Calibri"/>
                          </w:rPr>
                          <w:t>CTOD toughness</w:t>
                        </w:r>
                      </w:p>
                    </w:txbxContent>
                  </v:textbox>
                </v:shape>
                <v:shape id="Straight Arrow Connector 713" o:spid="_x0000_s1151" type="#_x0000_t32" style="position:absolute;left:32099;top:5905;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1SMMAAADcAAAADwAAAGRycy9kb3ducmV2LnhtbESPQYvCMBSE7wv+h/AEb2uq0rVU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69UjDAAAA3AAAAA8AAAAAAAAAAAAA&#10;AAAAoQIAAGRycy9kb3ducmV2LnhtbFBLBQYAAAAABAAEAPkAAACRAwAAAAA=&#10;" strokecolor="#4579b8 [3044]">
                  <v:stroke endarrow="open"/>
                </v:shape>
                <v:shape id="Text Box 737" o:spid="_x0000_s1152" type="#_x0000_t202" style="position:absolute;left:26574;top:762;width:1114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fYMMA&#10;AADcAAAADwAAAGRycy9kb3ducmV2LnhtbESPQUsDMRSE74L/ITzBm82q0K5r06KllYKnVvH82Lwm&#10;wc3LkqTb7b83hYLHYWa+YebL0XdioJhcYAWPkwoEcRu0Y6Pg+2vzUINIGVljF5gUnCnBcnF7M8dG&#10;hxPvaNhnIwqEU4MKbM59I2VqLXlMk9ATF+8QosdcZDRSRzwVuO/kU1VNpUfHZcFiTytL7e/+6BWs&#10;382LaWuMdl1r54bx5/BpPpS6vxvfXkFkGvN/+NreagWz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kfYMMAAADcAAAADwAAAAAAAAAAAAAAAACYAgAAZHJzL2Rv&#10;d25yZXYueG1sUEsFBgAAAAAEAAQA9QAAAIgDAAAAAA==&#10;" fillcolor="white [3201]" strokeweight=".5pt">
                  <v:textbox>
                    <w:txbxContent>
                      <w:p w:rsidR="00362797" w:rsidRPr="00127526" w:rsidRDefault="00362797" w:rsidP="00127526">
                        <w:pPr>
                          <w:jc w:val="center"/>
                          <w:rPr>
                            <w:sz w:val="24"/>
                            <w:szCs w:val="24"/>
                          </w:rPr>
                        </w:pPr>
                        <w:r w:rsidRPr="00127526">
                          <w:rPr>
                            <w:sz w:val="24"/>
                            <w:szCs w:val="24"/>
                          </w:rPr>
                          <w:t>CSA requirement</w:t>
                        </w:r>
                      </w:p>
                    </w:txbxContent>
                  </v:textbox>
                </v:shape>
                <w10:anchorlock/>
              </v:group>
            </w:pict>
          </mc:Fallback>
        </mc:AlternateContent>
      </w:r>
    </w:p>
    <w:p w:rsidR="00F02801" w:rsidRPr="00F02801" w:rsidRDefault="00F02801" w:rsidP="00F02801">
      <w:pPr>
        <w:pStyle w:val="Caption"/>
        <w:jc w:val="center"/>
        <w:rPr>
          <w:rFonts w:ascii="Times New Roman" w:hAnsi="Times New Roman" w:cs="Times New Roman"/>
          <w:color w:val="auto"/>
          <w:sz w:val="24"/>
          <w:szCs w:val="24"/>
        </w:rPr>
      </w:pPr>
      <w:bookmarkStart w:id="67" w:name="_Ref393130721"/>
      <w:r w:rsidRPr="00F02801">
        <w:rPr>
          <w:rFonts w:ascii="Times New Roman" w:hAnsi="Times New Roman" w:cs="Times New Roman"/>
          <w:color w:val="auto"/>
          <w:sz w:val="24"/>
          <w:szCs w:val="24"/>
        </w:rPr>
        <w:t xml:space="preserve">Figure </w:t>
      </w:r>
      <w:r w:rsidRPr="00F02801">
        <w:rPr>
          <w:rFonts w:ascii="Times New Roman" w:hAnsi="Times New Roman" w:cs="Times New Roman"/>
          <w:color w:val="auto"/>
          <w:sz w:val="24"/>
          <w:szCs w:val="24"/>
        </w:rPr>
        <w:fldChar w:fldCharType="begin"/>
      </w:r>
      <w:r w:rsidRPr="00F02801">
        <w:rPr>
          <w:rFonts w:ascii="Times New Roman" w:hAnsi="Times New Roman" w:cs="Times New Roman"/>
          <w:color w:val="auto"/>
          <w:sz w:val="24"/>
          <w:szCs w:val="24"/>
        </w:rPr>
        <w:instrText xml:space="preserve"> SEQ Figure \* ARABIC </w:instrText>
      </w:r>
      <w:r w:rsidRPr="00F02801">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31</w:t>
      </w:r>
      <w:r w:rsidRPr="00F02801">
        <w:rPr>
          <w:rFonts w:ascii="Times New Roman" w:hAnsi="Times New Roman" w:cs="Times New Roman"/>
          <w:color w:val="auto"/>
          <w:sz w:val="24"/>
          <w:szCs w:val="24"/>
        </w:rPr>
        <w:fldChar w:fldCharType="end"/>
      </w:r>
      <w:bookmarkEnd w:id="67"/>
      <w:r w:rsidRPr="00F02801">
        <w:rPr>
          <w:rFonts w:ascii="Times New Roman" w:hAnsi="Times New Roman" w:cs="Times New Roman"/>
          <w:color w:val="auto"/>
          <w:sz w:val="24"/>
          <w:szCs w:val="24"/>
        </w:rPr>
        <w:t xml:space="preserve">: Conversion from </w:t>
      </w:r>
      <w:proofErr w:type="spellStart"/>
      <w:r w:rsidRPr="00F02801">
        <w:rPr>
          <w:rFonts w:ascii="Times New Roman" w:hAnsi="Times New Roman" w:cs="Times New Roman"/>
          <w:color w:val="auto"/>
          <w:sz w:val="24"/>
          <w:szCs w:val="24"/>
        </w:rPr>
        <w:t>Charpy</w:t>
      </w:r>
      <w:proofErr w:type="spellEnd"/>
      <w:r w:rsidRPr="00F02801">
        <w:rPr>
          <w:rFonts w:ascii="Times New Roman" w:hAnsi="Times New Roman" w:cs="Times New Roman"/>
          <w:color w:val="auto"/>
          <w:sz w:val="24"/>
          <w:szCs w:val="24"/>
        </w:rPr>
        <w:t xml:space="preserve"> impact energy to CTOD toughness</w:t>
      </w:r>
    </w:p>
    <w:p w:rsidR="0001390B" w:rsidRDefault="008F446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API 579-1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api579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color w:val="000000"/>
          <w:sz w:val="24"/>
          <w:szCs w:val="24"/>
          <w:shd w:val="clear" w:color="auto" w:fill="FFFFFF"/>
        </w:rPr>
        <w:t>[26]</w:t>
      </w:r>
      <w:r>
        <w:rPr>
          <w:rFonts w:ascii="Times New Roman" w:eastAsiaTheme="minorEastAsia" w:hAnsi="Times New Roman" w:cs="Times New Roman"/>
          <w:sz w:val="24"/>
          <w:szCs w:val="24"/>
        </w:rPr>
        <w:fldChar w:fldCharType="end"/>
      </w:r>
      <w:r w:rsidR="00640C97">
        <w:rPr>
          <w:rFonts w:ascii="Times New Roman" w:eastAsiaTheme="minorEastAsia" w:hAnsi="Times New Roman" w:cs="Times New Roman"/>
          <w:sz w:val="24"/>
          <w:szCs w:val="24"/>
        </w:rPr>
        <w:t xml:space="preserve"> </w:t>
      </w:r>
      <w:r w:rsidR="002823C3">
        <w:rPr>
          <w:rFonts w:ascii="Times New Roman" w:eastAsiaTheme="minorEastAsia" w:hAnsi="Times New Roman" w:cs="Times New Roman"/>
          <w:sz w:val="24"/>
          <w:szCs w:val="24"/>
        </w:rPr>
        <w:t>section F.4.5.2</w:t>
      </w:r>
      <w:r w:rsidR="0001390B">
        <w:rPr>
          <w:rFonts w:ascii="Times New Roman" w:hAnsi="Times New Roman" w:cs="Times New Roman"/>
          <w:sz w:val="24"/>
          <w:szCs w:val="24"/>
        </w:rPr>
        <w:t xml:space="preserve"> </w:t>
      </w:r>
      <w:r>
        <w:rPr>
          <w:rFonts w:ascii="Times New Roman" w:hAnsi="Times New Roman" w:cs="Times New Roman"/>
          <w:sz w:val="24"/>
          <w:szCs w:val="24"/>
        </w:rPr>
        <w:t>an upper shel</w:t>
      </w:r>
      <w:r w:rsidR="006909D0">
        <w:rPr>
          <w:rFonts w:ascii="Times New Roman" w:hAnsi="Times New Roman" w:cs="Times New Roman"/>
          <w:sz w:val="24"/>
          <w:szCs w:val="24"/>
        </w:rPr>
        <w:t>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-CVN</m:t>
        </m:r>
      </m:oMath>
      <w:r>
        <w:rPr>
          <w:rFonts w:ascii="Times New Roman" w:eastAsiaTheme="minorEastAsia" w:hAnsi="Times New Roman" w:cs="Times New Roman"/>
          <w:sz w:val="24"/>
          <w:szCs w:val="24"/>
        </w:rPr>
        <w:t xml:space="preserve"> correlation is given as in Eq.</w:t>
      </w:r>
      <w:r w:rsidR="006909D0">
        <w:rPr>
          <w:rFonts w:ascii="Times New Roman" w:eastAsiaTheme="minorEastAsia" w:hAnsi="Times New Roman" w:cs="Times New Roman"/>
          <w:sz w:val="24"/>
          <w:szCs w:val="24"/>
        </w:rPr>
        <w:t xml:space="preserve"> (7) </w:t>
      </w:r>
      <w:proofErr w:type="gramStart"/>
      <w:r w:rsidR="006909D0">
        <w:rPr>
          <w:rFonts w:ascii="Times New Roman" w:eastAsiaTheme="minorEastAsia" w:hAnsi="Times New Roman" w:cs="Times New Roman"/>
          <w:sz w:val="24"/>
          <w:szCs w:val="24"/>
        </w:rPr>
        <w:t xml:space="preserve">where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6909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CVN</m:t>
        </m:r>
      </m:oMath>
      <w:r w:rsidR="006909D0">
        <w:rPr>
          <w:rFonts w:ascii="Times New Roman" w:eastAsiaTheme="minorEastAsia" w:hAnsi="Times New Roman" w:cs="Times New Roman"/>
          <w:sz w:val="24"/>
          <w:szCs w:val="24"/>
        </w:rPr>
        <w:t xml:space="preserve"> have the dimensions </w:t>
      </w:r>
      <m:oMath>
        <m:r>
          <w:rPr>
            <w:rFonts w:ascii="Cambria Math" w:eastAsiaTheme="minorEastAsia" w:hAnsi="Cambria Math" w:cs="Times New Roman"/>
            <w:sz w:val="24"/>
            <w:szCs w:val="24"/>
          </w:rPr>
          <m:t>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MPa</m:t>
        </m:r>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Joule</m:t>
        </m:r>
      </m:oMath>
      <w:r w:rsidR="006909D0">
        <w:rPr>
          <w:rFonts w:ascii="Times New Roman" w:eastAsiaTheme="minorEastAsia" w:hAnsi="Times New Roman" w:cs="Times New Roman"/>
          <w:sz w:val="24"/>
          <w:szCs w:val="24"/>
        </w:rPr>
        <w:t xml:space="preserve"> respectively.  </w:t>
      </w:r>
    </w:p>
    <w:tbl>
      <w:tblPr>
        <w:tblStyle w:val="TableGrid"/>
        <w:tblW w:w="0" w:type="auto"/>
        <w:tblLook w:val="04A0" w:firstRow="1" w:lastRow="0" w:firstColumn="1" w:lastColumn="0" w:noHBand="0" w:noVBand="1"/>
      </w:tblPr>
      <w:tblGrid>
        <w:gridCol w:w="9039"/>
        <w:gridCol w:w="537"/>
      </w:tblGrid>
      <w:tr w:rsidR="008F446B" w:rsidTr="002823C3">
        <w:tc>
          <w:tcPr>
            <w:tcW w:w="9039" w:type="dxa"/>
            <w:tcBorders>
              <w:top w:val="nil"/>
              <w:left w:val="nil"/>
              <w:bottom w:val="nil"/>
              <w:right w:val="nil"/>
            </w:tcBorders>
            <w:vAlign w:val="center"/>
          </w:tcPr>
          <w:p w:rsidR="008F446B" w:rsidRDefault="00362797" w:rsidP="00A32A9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=0.8</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CVN</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den>
                    </m:f>
                    <m:r>
                      <w:rPr>
                        <w:rFonts w:ascii="Cambria Math" w:hAnsi="Cambria Math" w:cs="Times New Roman"/>
                        <w:sz w:val="24"/>
                        <w:szCs w:val="24"/>
                      </w:rPr>
                      <m:t>-0.01</m:t>
                    </m:r>
                  </m:e>
                </m:rad>
              </m:oMath>
            </m:oMathPara>
          </w:p>
        </w:tc>
        <w:tc>
          <w:tcPr>
            <w:tcW w:w="537" w:type="dxa"/>
            <w:tcBorders>
              <w:top w:val="nil"/>
              <w:left w:val="nil"/>
              <w:bottom w:val="nil"/>
              <w:right w:val="nil"/>
            </w:tcBorders>
            <w:vAlign w:val="center"/>
          </w:tcPr>
          <w:p w:rsidR="008F446B" w:rsidRDefault="008F446B" w:rsidP="006909D0">
            <w:pPr>
              <w:jc w:val="center"/>
              <w:rPr>
                <w:rFonts w:ascii="Times New Roman" w:hAnsi="Times New Roman" w:cs="Times New Roman"/>
                <w:sz w:val="24"/>
                <w:szCs w:val="24"/>
              </w:rPr>
            </w:pPr>
            <w:r>
              <w:rPr>
                <w:rFonts w:ascii="Times New Roman" w:hAnsi="Times New Roman" w:cs="Times New Roman"/>
                <w:sz w:val="24"/>
                <w:szCs w:val="24"/>
              </w:rPr>
              <w:t>(7)</w:t>
            </w:r>
          </w:p>
        </w:tc>
      </w:tr>
    </w:tbl>
    <w:p w:rsidR="00E9137C" w:rsidRDefault="00E9137C" w:rsidP="00D94122">
      <w:pPr>
        <w:jc w:val="both"/>
        <w:rPr>
          <w:rFonts w:ascii="Times New Roman" w:hAnsi="Times New Roman" w:cs="Times New Roman"/>
          <w:sz w:val="24"/>
          <w:szCs w:val="24"/>
        </w:rPr>
      </w:pPr>
    </w:p>
    <w:p w:rsidR="008F446B"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oMath>
      <w:r>
        <w:rPr>
          <w:rFonts w:ascii="Times New Roman" w:eastAsiaTheme="minorEastAsia" w:hAnsi="Times New Roman" w:cs="Times New Roman"/>
          <w:sz w:val="24"/>
          <w:szCs w:val="24"/>
        </w:rPr>
        <w:t xml:space="preserve"> is computed from Eq. (7), the CTOD toughness</w:t>
      </w:r>
      <m:oMath>
        <m:r>
          <w:rPr>
            <w:rFonts w:ascii="Cambria Math" w:eastAsiaTheme="minorEastAsia" w:hAnsi="Cambria Math" w:cs="Times New Roman"/>
            <w:sz w:val="24"/>
            <w:szCs w:val="24"/>
          </w:rPr>
          <m:t xml:space="preserve"> δ</m:t>
        </m:r>
      </m:oMath>
      <w:r>
        <w:rPr>
          <w:rFonts w:ascii="Times New Roman" w:eastAsiaTheme="minorEastAsia" w:hAnsi="Times New Roman" w:cs="Times New Roman"/>
          <w:sz w:val="24"/>
          <w:szCs w:val="24"/>
        </w:rPr>
        <w:t xml:space="preserve"> can be computed using Eq. (8) given in API 579-1 section F.4.2.1.</w:t>
      </w:r>
    </w:p>
    <w:tbl>
      <w:tblPr>
        <w:tblStyle w:val="TableGrid"/>
        <w:tblW w:w="0" w:type="auto"/>
        <w:tblLook w:val="04A0" w:firstRow="1" w:lastRow="0" w:firstColumn="1" w:lastColumn="0" w:noHBand="0" w:noVBand="1"/>
      </w:tblPr>
      <w:tblGrid>
        <w:gridCol w:w="9039"/>
        <w:gridCol w:w="537"/>
      </w:tblGrid>
      <w:tr w:rsidR="00E9137C" w:rsidTr="006F04A9">
        <w:tc>
          <w:tcPr>
            <w:tcW w:w="9039" w:type="dxa"/>
            <w:tcBorders>
              <w:top w:val="nil"/>
              <w:left w:val="nil"/>
              <w:bottom w:val="nil"/>
              <w:right w:val="nil"/>
            </w:tcBorders>
            <w:vAlign w:val="center"/>
          </w:tcPr>
          <w:p w:rsidR="00E9137C" w:rsidRDefault="00F2562C" w:rsidP="00F2562C">
            <w:pPr>
              <w:jc w:val="center"/>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δ</m:t>
                </m:r>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ν</m:t>
                            </m:r>
                          </m:e>
                          <m:sup>
                            <m:r>
                              <w:rPr>
                                <w:rFonts w:ascii="Cambria Math"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⋅E</m:t>
                    </m:r>
                  </m:den>
                </m:f>
              </m:oMath>
            </m:oMathPara>
          </w:p>
        </w:tc>
        <w:tc>
          <w:tcPr>
            <w:tcW w:w="537" w:type="dxa"/>
            <w:tcBorders>
              <w:top w:val="nil"/>
              <w:left w:val="nil"/>
              <w:bottom w:val="nil"/>
              <w:right w:val="nil"/>
            </w:tcBorders>
            <w:vAlign w:val="center"/>
          </w:tcPr>
          <w:p w:rsidR="00E9137C" w:rsidRDefault="00E9137C" w:rsidP="00E9137C">
            <w:pPr>
              <w:jc w:val="center"/>
              <w:rPr>
                <w:rFonts w:ascii="Times New Roman" w:hAnsi="Times New Roman" w:cs="Times New Roman"/>
                <w:sz w:val="24"/>
                <w:szCs w:val="24"/>
              </w:rPr>
            </w:pPr>
            <w:r>
              <w:rPr>
                <w:rFonts w:ascii="Times New Roman" w:hAnsi="Times New Roman" w:cs="Times New Roman"/>
                <w:sz w:val="24"/>
                <w:szCs w:val="24"/>
              </w:rPr>
              <w:t>(8)</w:t>
            </w:r>
          </w:p>
        </w:tc>
      </w:tr>
    </w:tbl>
    <w:p w:rsidR="00E9137C"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(8)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is a conversion constant</w:t>
      </w:r>
      <w:r w:rsidR="00F2562C">
        <w:rPr>
          <w:rFonts w:ascii="Times New Roman" w:eastAsiaTheme="minorEastAsia" w:hAnsi="Times New Roman" w:cs="Times New Roman"/>
          <w:sz w:val="24"/>
          <w:szCs w:val="24"/>
        </w:rPr>
        <w:t xml:space="preserve"> that can be taken as</w:t>
      </w:r>
      <w:r>
        <w:rPr>
          <w:rFonts w:ascii="Times New Roman" w:eastAsiaTheme="minorEastAsia" w:hAnsi="Times New Roman" w:cs="Times New Roman"/>
          <w:sz w:val="24"/>
          <w:szCs w:val="24"/>
        </w:rPr>
        <w:t xml:space="preserve"> 1.4 in the absence of more reliable information</w:t>
      </w:r>
      <w:r w:rsidR="00F2562C">
        <w:rPr>
          <w:rFonts w:ascii="Times New Roman" w:eastAsiaTheme="minorEastAsia" w:hAnsi="Times New Roman" w:cs="Times New Roman"/>
          <w:sz w:val="24"/>
          <w:szCs w:val="24"/>
        </w:rPr>
        <w:t xml:space="preserve"> (API 579-1, page F-45)</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the flow stress, taken as the average of the static yield stress and the ultimate tensile strength.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ν</m:t>
        </m:r>
      </m:oMath>
      <w:r w:rsidR="00F2562C">
        <w:rPr>
          <w:rFonts w:ascii="Times New Roman" w:eastAsiaTheme="minorEastAsia" w:hAnsi="Times New Roman" w:cs="Times New Roman"/>
          <w:sz w:val="24"/>
          <w:szCs w:val="24"/>
        </w:rPr>
        <w:t xml:space="preserve"> are the Young’</w:t>
      </w:r>
      <w:r>
        <w:rPr>
          <w:rFonts w:ascii="Times New Roman" w:eastAsiaTheme="minorEastAsia" w:hAnsi="Times New Roman" w:cs="Times New Roman"/>
          <w:sz w:val="24"/>
          <w:szCs w:val="24"/>
        </w:rPr>
        <w:t xml:space="preserve">s modulus and Poisson’s ratio respectively. The values used for these parameters are given in </w:t>
      </w:r>
      <w:r w:rsidR="00F2562C">
        <w:rPr>
          <w:rFonts w:ascii="Times New Roman" w:eastAsiaTheme="minorEastAsia" w:hAnsi="Times New Roman" w:cs="Times New Roman"/>
          <w:sz w:val="24"/>
          <w:szCs w:val="24"/>
        </w:rPr>
        <w:fldChar w:fldCharType="begin"/>
      </w:r>
      <w:r w:rsidR="00F2562C">
        <w:rPr>
          <w:rFonts w:ascii="Times New Roman" w:eastAsiaTheme="minorEastAsia" w:hAnsi="Times New Roman" w:cs="Times New Roman"/>
          <w:sz w:val="24"/>
          <w:szCs w:val="24"/>
        </w:rPr>
        <w:instrText xml:space="preserve"> REF _Ref393212608 \h </w:instrText>
      </w:r>
      <w:r w:rsidR="00F2562C">
        <w:rPr>
          <w:rFonts w:ascii="Times New Roman" w:eastAsiaTheme="minorEastAsia" w:hAnsi="Times New Roman" w:cs="Times New Roman"/>
          <w:sz w:val="24"/>
          <w:szCs w:val="24"/>
        </w:rPr>
      </w:r>
      <w:r w:rsidR="00F2562C">
        <w:rPr>
          <w:rFonts w:ascii="Times New Roman" w:eastAsiaTheme="minorEastAsia" w:hAnsi="Times New Roman" w:cs="Times New Roman"/>
          <w:sz w:val="24"/>
          <w:szCs w:val="24"/>
        </w:rPr>
        <w:fldChar w:fldCharType="separate"/>
      </w:r>
      <w:r w:rsidR="00F2562C" w:rsidRPr="00F2562C">
        <w:rPr>
          <w:rFonts w:ascii="Times New Roman" w:hAnsi="Times New Roman" w:cs="Times New Roman"/>
          <w:sz w:val="24"/>
          <w:szCs w:val="24"/>
        </w:rPr>
        <w:t xml:space="preserve">Table </w:t>
      </w:r>
      <w:r w:rsidR="00F2562C" w:rsidRPr="00F2562C">
        <w:rPr>
          <w:rFonts w:ascii="Times New Roman" w:hAnsi="Times New Roman" w:cs="Times New Roman"/>
          <w:noProof/>
          <w:sz w:val="24"/>
          <w:szCs w:val="24"/>
        </w:rPr>
        <w:t>12</w:t>
      </w:r>
      <w:r w:rsidR="00F2562C">
        <w:rPr>
          <w:rFonts w:ascii="Times New Roman" w:eastAsiaTheme="minorEastAsia" w:hAnsi="Times New Roman" w:cs="Times New Roman"/>
          <w:sz w:val="24"/>
          <w:szCs w:val="24"/>
        </w:rPr>
        <w:fldChar w:fldCharType="end"/>
      </w:r>
      <w:r w:rsidR="00F2562C">
        <w:rPr>
          <w:rFonts w:ascii="Times New Roman" w:eastAsiaTheme="minorEastAsia" w:hAnsi="Times New Roman" w:cs="Times New Roman"/>
          <w:sz w:val="24"/>
          <w:szCs w:val="24"/>
        </w:rPr>
        <w:t>.</w:t>
      </w:r>
    </w:p>
    <w:p w:rsidR="00F2562C" w:rsidRPr="00F2562C" w:rsidRDefault="00F2562C" w:rsidP="00F2562C">
      <w:pPr>
        <w:pStyle w:val="Caption"/>
        <w:keepNext/>
        <w:jc w:val="center"/>
        <w:rPr>
          <w:rFonts w:ascii="Times New Roman" w:hAnsi="Times New Roman" w:cs="Times New Roman"/>
          <w:color w:val="auto"/>
          <w:sz w:val="24"/>
          <w:szCs w:val="24"/>
        </w:rPr>
      </w:pPr>
      <w:bookmarkStart w:id="68" w:name="_Ref393212608"/>
      <w:r w:rsidRPr="00F2562C">
        <w:rPr>
          <w:rFonts w:ascii="Times New Roman" w:hAnsi="Times New Roman" w:cs="Times New Roman"/>
          <w:color w:val="auto"/>
          <w:sz w:val="24"/>
          <w:szCs w:val="24"/>
        </w:rPr>
        <w:t xml:space="preserve">Table </w:t>
      </w:r>
      <w:r w:rsidRPr="00F2562C">
        <w:rPr>
          <w:rFonts w:ascii="Times New Roman" w:hAnsi="Times New Roman" w:cs="Times New Roman"/>
          <w:color w:val="auto"/>
          <w:sz w:val="24"/>
          <w:szCs w:val="24"/>
        </w:rPr>
        <w:fldChar w:fldCharType="begin"/>
      </w:r>
      <w:r w:rsidRPr="00F2562C">
        <w:rPr>
          <w:rFonts w:ascii="Times New Roman" w:hAnsi="Times New Roman" w:cs="Times New Roman"/>
          <w:color w:val="auto"/>
          <w:sz w:val="24"/>
          <w:szCs w:val="24"/>
        </w:rPr>
        <w:instrText xml:space="preserve"> SEQ Table \* ARABIC </w:instrText>
      </w:r>
      <w:r w:rsidRPr="00F2562C">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12</w:t>
      </w:r>
      <w:r w:rsidRPr="00F2562C">
        <w:rPr>
          <w:rFonts w:ascii="Times New Roman" w:hAnsi="Times New Roman" w:cs="Times New Roman"/>
          <w:color w:val="auto"/>
          <w:sz w:val="24"/>
          <w:szCs w:val="24"/>
        </w:rPr>
        <w:fldChar w:fldCharType="end"/>
      </w:r>
      <w:bookmarkEnd w:id="68"/>
      <w:r w:rsidRPr="00F2562C">
        <w:rPr>
          <w:rFonts w:ascii="Times New Roman" w:hAnsi="Times New Roman" w:cs="Times New Roman"/>
          <w:color w:val="auto"/>
          <w:sz w:val="24"/>
          <w:szCs w:val="24"/>
        </w:rPr>
        <w:t>: Pipe base metal</w:t>
      </w:r>
      <w:r w:rsidR="00EC2B23">
        <w:rPr>
          <w:rFonts w:ascii="Times New Roman" w:hAnsi="Times New Roman" w:cs="Times New Roman"/>
          <w:color w:val="auto"/>
          <w:sz w:val="24"/>
          <w:szCs w:val="24"/>
        </w:rPr>
        <w:t xml:space="preserve"> </w:t>
      </w:r>
      <w:r w:rsidRPr="00F2562C">
        <w:rPr>
          <w:rFonts w:ascii="Times New Roman" w:hAnsi="Times New Roman" w:cs="Times New Roman"/>
          <w:color w:val="auto"/>
          <w:sz w:val="24"/>
          <w:szCs w:val="24"/>
        </w:rPr>
        <w:t>material properties</w:t>
      </w:r>
    </w:p>
    <w:tbl>
      <w:tblPr>
        <w:tblStyle w:val="TableGrid"/>
        <w:tblW w:w="0" w:type="auto"/>
        <w:jc w:val="center"/>
        <w:tblInd w:w="2518" w:type="dxa"/>
        <w:tblLook w:val="04A0" w:firstRow="1" w:lastRow="0" w:firstColumn="1" w:lastColumn="0" w:noHBand="0" w:noVBand="1"/>
      </w:tblPr>
      <w:tblGrid>
        <w:gridCol w:w="2270"/>
        <w:gridCol w:w="2124"/>
      </w:tblGrid>
      <w:tr w:rsidR="00EC2B23" w:rsidTr="00EC2B23">
        <w:trPr>
          <w:jc w:val="center"/>
        </w:trPr>
        <w:tc>
          <w:tcPr>
            <w:tcW w:w="2270" w:type="dxa"/>
          </w:tcPr>
          <w:p w:rsidR="00EC2B23" w:rsidRDefault="00EC2B23" w:rsidP="00A46407">
            <w:pPr>
              <w:jc w:val="center"/>
              <w:rPr>
                <w:rFonts w:ascii="Times New Roman" w:eastAsia="Calibri" w:hAnsi="Times New Roman" w:cs="Times New Roman"/>
                <w:sz w:val="24"/>
                <w:szCs w:val="24"/>
              </w:rPr>
            </w:pP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Base metal</w:t>
            </w:r>
          </w:p>
        </w:tc>
      </w:tr>
      <w:tr w:rsidR="00EC2B23" w:rsidTr="00EC2B23">
        <w:trPr>
          <w:jc w:val="center"/>
        </w:trPr>
        <w:tc>
          <w:tcPr>
            <w:tcW w:w="2270" w:type="dxa"/>
          </w:tcPr>
          <w:p w:rsidR="00EC2B23" w:rsidRDefault="00362797" w:rsidP="00A4640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490 MPa</w:t>
            </w:r>
          </w:p>
        </w:tc>
      </w:tr>
      <w:tr w:rsidR="00EC2B23" w:rsidTr="00EC2B23">
        <w:trPr>
          <w:jc w:val="center"/>
        </w:trPr>
        <w:tc>
          <w:tcPr>
            <w:tcW w:w="2270" w:type="dxa"/>
          </w:tcPr>
          <w:p w:rsidR="00EC2B23" w:rsidRDefault="00362797" w:rsidP="00F05C38">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ys</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410 MPa</w:t>
            </w:r>
          </w:p>
        </w:tc>
      </w:tr>
      <w:tr w:rsidR="00EC2B23" w:rsidTr="00EC2B23">
        <w:trPr>
          <w:jc w:val="center"/>
        </w:trPr>
        <w:tc>
          <w:tcPr>
            <w:tcW w:w="2270"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E</w:t>
            </w: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 xml:space="preserve">200 </w:t>
            </w:r>
            <w:proofErr w:type="spellStart"/>
            <w:r>
              <w:rPr>
                <w:rFonts w:ascii="Times New Roman" w:hAnsi="Times New Roman" w:cs="Times New Roman"/>
                <w:sz w:val="24"/>
                <w:szCs w:val="24"/>
              </w:rPr>
              <w:t>GPa</w:t>
            </w:r>
            <w:proofErr w:type="spellEnd"/>
          </w:p>
        </w:tc>
      </w:tr>
      <w:tr w:rsidR="00EC2B23" w:rsidTr="00EC2B23">
        <w:trPr>
          <w:jc w:val="center"/>
        </w:trPr>
        <w:tc>
          <w:tcPr>
            <w:tcW w:w="2270" w:type="dxa"/>
          </w:tcPr>
          <w:p w:rsidR="00EC2B23" w:rsidRDefault="00EC2B23" w:rsidP="00A46407">
            <w:pPr>
              <w:jc w:val="both"/>
              <w:rPr>
                <w:rFonts w:ascii="Times New Roman" w:hAnsi="Times New Roman" w:cs="Times New Roman"/>
                <w:sz w:val="24"/>
                <w:szCs w:val="24"/>
              </w:rPr>
            </w:pPr>
            <m:oMathPara>
              <m:oMath>
                <m:r>
                  <w:rPr>
                    <w:rFonts w:ascii="Cambria Math" w:hAnsi="Cambria Math" w:cs="Times New Roman"/>
                    <w:sz w:val="24"/>
                    <w:szCs w:val="24"/>
                  </w:rPr>
                  <m:t>ν</m:t>
                </m:r>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0.3</w:t>
            </w:r>
          </w:p>
        </w:tc>
      </w:tr>
    </w:tbl>
    <w:p w:rsidR="004B1532" w:rsidRDefault="004B1532" w:rsidP="00D94122">
      <w:pPr>
        <w:jc w:val="both"/>
        <w:rPr>
          <w:rFonts w:ascii="Times New Roman" w:hAnsi="Times New Roman" w:cs="Times New Roman"/>
          <w:sz w:val="24"/>
          <w:szCs w:val="24"/>
        </w:rPr>
      </w:pPr>
    </w:p>
    <w:p w:rsidR="00F16ABA" w:rsidRDefault="004B1532"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The CSA Z662-11 code introduces additional constraints on the CTOD toughness.</w:t>
      </w:r>
      <w:r w:rsidR="00F16ABA">
        <w:rPr>
          <w:rFonts w:ascii="Times New Roman" w:hAnsi="Times New Roman" w:cs="Times New Roman"/>
          <w:sz w:val="24"/>
          <w:szCs w:val="24"/>
        </w:rPr>
        <w:t xml:space="preserve"> According to CSA Z662-11</w:t>
      </w:r>
      <w:r w:rsidR="00622B0D">
        <w:rPr>
          <w:rFonts w:ascii="Times New Roman" w:hAnsi="Times New Roman" w:cs="Times New Roman"/>
          <w:sz w:val="24"/>
          <w:szCs w:val="24"/>
        </w:rPr>
        <w:t>,</w:t>
      </w:r>
      <w:r w:rsidR="00F16ABA">
        <w:rPr>
          <w:rFonts w:ascii="Times New Roman" w:hAnsi="Times New Roman" w:cs="Times New Roman"/>
          <w:sz w:val="24"/>
          <w:szCs w:val="24"/>
        </w:rPr>
        <w:t xml:space="preserve"> </w:t>
      </w:r>
      <m:oMath>
        <m:r>
          <w:rPr>
            <w:rFonts w:ascii="Cambria Math" w:hAnsi="Cambria Math" w:cs="Times New Roman"/>
            <w:sz w:val="24"/>
            <w:szCs w:val="24"/>
          </w:rPr>
          <m:t>δ</m:t>
        </m:r>
      </m:oMath>
      <w:r w:rsidR="00F16ABA">
        <w:rPr>
          <w:rFonts w:ascii="Times New Roman" w:eastAsiaTheme="minorEastAsia" w:hAnsi="Times New Roman" w:cs="Times New Roman"/>
          <w:sz w:val="24"/>
          <w:szCs w:val="24"/>
        </w:rPr>
        <w:t xml:space="preserve"> has to satisfy the relationship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F16ABA" w:rsidTr="00565B57">
        <w:tc>
          <w:tcPr>
            <w:tcW w:w="8897" w:type="dxa"/>
            <w:vAlign w:val="center"/>
          </w:tcPr>
          <w:p w:rsidR="00F16ABA" w:rsidRDefault="00362797" w:rsidP="00565B5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30</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45</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avg</m:t>
                            </m:r>
                          </m:sub>
                        </m:sSub>
                      </m:e>
                    </m:d>
                  </m:e>
                </m:func>
              </m:oMath>
            </m:oMathPara>
          </w:p>
        </w:tc>
        <w:tc>
          <w:tcPr>
            <w:tcW w:w="679" w:type="dxa"/>
            <w:vAlign w:val="center"/>
          </w:tcPr>
          <w:p w:rsidR="00F16ABA" w:rsidRDefault="00F16ABA" w:rsidP="00565B57">
            <w:pPr>
              <w:jc w:val="center"/>
              <w:rPr>
                <w:rFonts w:ascii="Times New Roman" w:hAnsi="Times New Roman" w:cs="Times New Roman"/>
                <w:sz w:val="24"/>
                <w:szCs w:val="24"/>
              </w:rPr>
            </w:pPr>
            <w:r>
              <w:rPr>
                <w:rFonts w:ascii="Times New Roman" w:hAnsi="Times New Roman" w:cs="Times New Roman"/>
                <w:sz w:val="24"/>
                <w:szCs w:val="24"/>
              </w:rPr>
              <w:t>(9)</w:t>
            </w:r>
          </w:p>
        </w:tc>
      </w:tr>
    </w:tbl>
    <w:p w:rsidR="00493E70" w:rsidRDefault="00622B0D"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(9),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oMath>
      <w:r>
        <w:rPr>
          <w:rFonts w:ascii="Times New Roman" w:eastAsiaTheme="minorEastAsia" w:hAnsi="Times New Roman" w:cs="Times New Roman"/>
          <w:sz w:val="24"/>
          <w:szCs w:val="24"/>
        </w:rPr>
        <w:t xml:space="preserve"> is the maximum allowable CTOD toughness that can be used in Eq. (1).</w:t>
      </w:r>
      <w:r>
        <w:rPr>
          <w:rFonts w:ascii="Times New Roman" w:hAnsi="Times New Roman" w:cs="Times New Roman"/>
          <w:sz w:val="24"/>
          <w:szCs w:val="24"/>
        </w:rPr>
        <w:t xml:space="preserve"> </w:t>
      </w:r>
      <m:oMath>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avg</m:t>
            </m:r>
          </m:sub>
        </m:sSub>
      </m:oMath>
      <w:r>
        <w:rPr>
          <w:rFonts w:ascii="Times New Roman" w:eastAsiaTheme="minorEastAsia" w:hAnsi="Times New Roman" w:cs="Times New Roman"/>
          <w:sz w:val="24"/>
          <w:szCs w:val="24"/>
        </w:rPr>
        <w:t xml:space="preserve"> denote the minimum and average values of the CVN respectively.</w:t>
      </w:r>
      <w:r w:rsidR="00BA77C5">
        <w:rPr>
          <w:rFonts w:ascii="Times New Roman" w:eastAsiaTheme="minorEastAsia" w:hAnsi="Times New Roman" w:cs="Times New Roman"/>
          <w:sz w:val="24"/>
          <w:szCs w:val="24"/>
        </w:rPr>
        <w:t xml:space="preserve"> Using </w:t>
      </w:r>
      <w:proofErr w:type="gramStart"/>
      <w:r w:rsidR="00BA77C5">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BA77C5">
        <w:rPr>
          <w:rFonts w:ascii="Times New Roman" w:eastAsiaTheme="minorEastAsia" w:hAnsi="Times New Roman" w:cs="Times New Roman"/>
          <w:sz w:val="24"/>
          <w:szCs w:val="24"/>
        </w:rPr>
        <w:t xml:space="preserve"> from</w:t>
      </w:r>
      <w:proofErr w:type="gramEnd"/>
      <w:r w:rsidR="00BA77C5">
        <w:rPr>
          <w:rFonts w:ascii="Times New Roman" w:eastAsiaTheme="minorEastAsia" w:hAnsi="Times New Roman" w:cs="Times New Roman"/>
          <w:sz w:val="24"/>
          <w:szCs w:val="24"/>
        </w:rPr>
        <w:t xml:space="preserve"> </w:t>
      </w:r>
      <w:r w:rsidR="00BA77C5">
        <w:rPr>
          <w:rFonts w:ascii="Times New Roman" w:eastAsiaTheme="minorEastAsia" w:hAnsi="Times New Roman" w:cs="Times New Roman"/>
          <w:sz w:val="24"/>
          <w:szCs w:val="24"/>
        </w:rPr>
        <w:fldChar w:fldCharType="begin"/>
      </w:r>
      <w:r w:rsidR="00BA77C5">
        <w:rPr>
          <w:rFonts w:ascii="Times New Roman" w:eastAsiaTheme="minorEastAsia" w:hAnsi="Times New Roman" w:cs="Times New Roman"/>
          <w:sz w:val="24"/>
          <w:szCs w:val="24"/>
        </w:rPr>
        <w:instrText xml:space="preserve"> REF _Ref393212608 \h </w:instrText>
      </w:r>
      <w:r w:rsidR="00BA77C5">
        <w:rPr>
          <w:rFonts w:ascii="Times New Roman" w:eastAsiaTheme="minorEastAsia" w:hAnsi="Times New Roman" w:cs="Times New Roman"/>
          <w:sz w:val="24"/>
          <w:szCs w:val="24"/>
        </w:rPr>
      </w:r>
      <w:r w:rsidR="00BA77C5">
        <w:rPr>
          <w:rFonts w:ascii="Times New Roman" w:eastAsiaTheme="minorEastAsia" w:hAnsi="Times New Roman" w:cs="Times New Roman"/>
          <w:sz w:val="24"/>
          <w:szCs w:val="24"/>
        </w:rPr>
        <w:fldChar w:fldCharType="separate"/>
      </w:r>
      <w:r w:rsidR="00BA77C5" w:rsidRPr="00F2562C">
        <w:rPr>
          <w:rFonts w:ascii="Times New Roman" w:hAnsi="Times New Roman" w:cs="Times New Roman"/>
          <w:sz w:val="24"/>
          <w:szCs w:val="24"/>
        </w:rPr>
        <w:t xml:space="preserve">Table </w:t>
      </w:r>
      <w:r w:rsidR="00BA77C5" w:rsidRPr="00F2562C">
        <w:rPr>
          <w:rFonts w:ascii="Times New Roman" w:hAnsi="Times New Roman" w:cs="Times New Roman"/>
          <w:noProof/>
          <w:sz w:val="24"/>
          <w:szCs w:val="24"/>
        </w:rPr>
        <w:t>12</w:t>
      </w:r>
      <w:r w:rsidR="00BA77C5">
        <w:rPr>
          <w:rFonts w:ascii="Times New Roman" w:eastAsiaTheme="minorEastAsia" w:hAnsi="Times New Roman" w:cs="Times New Roman"/>
          <w:sz w:val="24"/>
          <w:szCs w:val="24"/>
        </w:rPr>
        <w:fldChar w:fldCharType="end"/>
      </w:r>
      <w:r w:rsidR="00BA77C5">
        <w:rPr>
          <w:rFonts w:ascii="Times New Roman" w:eastAsiaTheme="minorEastAsia" w:hAnsi="Times New Roman" w:cs="Times New Roman"/>
          <w:sz w:val="24"/>
          <w:szCs w:val="24"/>
        </w:rPr>
        <w:t xml:space="preserve"> and the upper shelf CVN of 159 J,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is computed as </w:t>
      </w:r>
      <m:oMath>
        <m:r>
          <w:rPr>
            <w:rFonts w:ascii="Cambria Math" w:eastAsiaTheme="minorEastAsia" w:hAnsi="Cambria Math" w:cs="Times New Roman"/>
            <w:sz w:val="24"/>
            <w:szCs w:val="24"/>
          </w:rPr>
          <m:t>201.61 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BA77C5">
        <w:rPr>
          <w:rFonts w:ascii="Times New Roman" w:eastAsiaTheme="minorEastAsia" w:hAnsi="Times New Roman" w:cs="Times New Roman"/>
          <w:sz w:val="24"/>
          <w:szCs w:val="24"/>
        </w:rPr>
        <w:t xml:space="preserve"> from Eq. (7). Plugging this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value in Eq. (8) yielded </w:t>
      </w:r>
      <w:r w:rsidR="00831B34">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δ</m:t>
        </m:r>
      </m:oMath>
      <w:r w:rsidR="00831B34">
        <w:rPr>
          <w:rFonts w:ascii="Times New Roman" w:eastAsiaTheme="minorEastAsia" w:hAnsi="Times New Roman" w:cs="Times New Roman"/>
          <w:sz w:val="24"/>
          <w:szCs w:val="24"/>
        </w:rPr>
        <w:t xml:space="preserve"> value of </w:t>
      </w:r>
      <m:oMath>
        <m:r>
          <w:rPr>
            <w:rFonts w:ascii="Cambria Math" w:eastAsiaTheme="minorEastAsia" w:hAnsi="Cambria Math" w:cs="Times New Roman"/>
            <w:sz w:val="24"/>
            <w:szCs w:val="24"/>
          </w:rPr>
          <m:t>0.27 mm</m:t>
        </m:r>
      </m:oMath>
      <w:r w:rsidR="00831B34">
        <w:rPr>
          <w:rFonts w:ascii="Times New Roman" w:eastAsiaTheme="minorEastAsia" w:hAnsi="Times New Roman" w:cs="Times New Roman"/>
          <w:sz w:val="24"/>
          <w:szCs w:val="24"/>
        </w:rPr>
        <w:t xml:space="preserve"> which is less than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oMath>
      <w:r w:rsidR="00831B34">
        <w:rPr>
          <w:rFonts w:ascii="Times New Roman" w:eastAsiaTheme="minorEastAsia" w:hAnsi="Times New Roman" w:cs="Times New Roman"/>
          <w:sz w:val="24"/>
          <w:szCs w:val="24"/>
        </w:rPr>
        <w:t xml:space="preserve"> value computed as 0.705 according to Eq. (9).</w:t>
      </w:r>
      <w:r w:rsidR="008F7448">
        <w:rPr>
          <w:rFonts w:ascii="Times New Roman" w:eastAsiaTheme="minorEastAsia" w:hAnsi="Times New Roman" w:cs="Times New Roman"/>
          <w:sz w:val="24"/>
          <w:szCs w:val="24"/>
        </w:rPr>
        <w:t xml:space="preserve"> </w:t>
      </w:r>
      <w:r w:rsidR="00882F45">
        <w:rPr>
          <w:rFonts w:ascii="Times New Roman" w:eastAsiaTheme="minorEastAsia" w:hAnsi="Times New Roman" w:cs="Times New Roman"/>
          <w:sz w:val="24"/>
          <w:szCs w:val="24"/>
        </w:rPr>
        <w:t>Also 0.27 is within the applicability range of</w:t>
      </w:r>
      <w:r w:rsidR="006E772D">
        <w:rPr>
          <w:rFonts w:ascii="Times New Roman" w:eastAsiaTheme="minorEastAsia" w:hAnsi="Times New Roman" w:cs="Times New Roman"/>
          <w:sz w:val="24"/>
          <w:szCs w:val="24"/>
        </w:rPr>
        <w:t xml:space="preserve"> Eq. (1) </w:t>
      </w:r>
      <w:r w:rsidR="00882F45">
        <w:rPr>
          <w:rFonts w:ascii="Times New Roman" w:eastAsiaTheme="minorEastAsia" w:hAnsi="Times New Roman" w:cs="Times New Roman"/>
          <w:sz w:val="24"/>
          <w:szCs w:val="24"/>
        </w:rPr>
        <w:t xml:space="preserve">which is the interval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0.1, 0.3</m:t>
            </m:r>
          </m:e>
        </m:d>
      </m:oMath>
      <w:r w:rsidR="006E772D">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δ</m:t>
        </m:r>
      </m:oMath>
      <w:r w:rsidR="00882F45">
        <w:rPr>
          <w:rFonts w:ascii="Times New Roman" w:eastAsiaTheme="minorEastAsia" w:hAnsi="Times New Roman" w:cs="Times New Roman"/>
          <w:sz w:val="24"/>
          <w:szCs w:val="24"/>
        </w:rPr>
        <w:t xml:space="preserve"> according to CSA Z662-11. </w:t>
      </w:r>
      <w:r w:rsidR="008F7448">
        <w:rPr>
          <w:rFonts w:ascii="Times New Roman" w:eastAsiaTheme="minorEastAsia" w:hAnsi="Times New Roman" w:cs="Times New Roman"/>
          <w:sz w:val="24"/>
          <w:szCs w:val="24"/>
        </w:rPr>
        <w:t xml:space="preserve">Using this </w:t>
      </w:r>
      <m:oMath>
        <m:r>
          <w:rPr>
            <w:rFonts w:ascii="Cambria Math" w:eastAsiaTheme="minorEastAsia" w:hAnsi="Cambria Math" w:cs="Times New Roman"/>
            <w:sz w:val="24"/>
            <w:szCs w:val="24"/>
          </w:rPr>
          <m:t>δ</m:t>
        </m:r>
      </m:oMath>
      <w:r w:rsidR="008F7448">
        <w:rPr>
          <w:rFonts w:ascii="Times New Roman" w:eastAsiaTheme="minorEastAsia" w:hAnsi="Times New Roman" w:cs="Times New Roman"/>
          <w:sz w:val="24"/>
          <w:szCs w:val="24"/>
        </w:rPr>
        <w:t xml:space="preserve"> value, Eq. (1) predicts the tensile strain capacity as shown in </w:t>
      </w:r>
      <w:r w:rsidR="008F7448">
        <w:rPr>
          <w:rFonts w:ascii="Times New Roman" w:eastAsiaTheme="minorEastAsia" w:hAnsi="Times New Roman" w:cs="Times New Roman"/>
          <w:sz w:val="24"/>
          <w:szCs w:val="24"/>
        </w:rPr>
        <w:fldChar w:fldCharType="begin"/>
      </w:r>
      <w:r w:rsidR="008F7448">
        <w:rPr>
          <w:rFonts w:ascii="Times New Roman" w:eastAsiaTheme="minorEastAsia" w:hAnsi="Times New Roman" w:cs="Times New Roman"/>
          <w:sz w:val="24"/>
          <w:szCs w:val="24"/>
        </w:rPr>
        <w:instrText xml:space="preserve"> REF _Ref393219349 \h </w:instrText>
      </w:r>
      <w:r w:rsidR="008F7448">
        <w:rPr>
          <w:rFonts w:ascii="Times New Roman" w:eastAsiaTheme="minorEastAsia" w:hAnsi="Times New Roman" w:cs="Times New Roman"/>
          <w:sz w:val="24"/>
          <w:szCs w:val="24"/>
        </w:rPr>
      </w:r>
      <w:r w:rsidR="008F7448">
        <w:rPr>
          <w:rFonts w:ascii="Times New Roman" w:eastAsiaTheme="minorEastAsia" w:hAnsi="Times New Roman" w:cs="Times New Roman"/>
          <w:sz w:val="24"/>
          <w:szCs w:val="24"/>
        </w:rPr>
        <w:fldChar w:fldCharType="separate"/>
      </w:r>
      <w:r w:rsidR="008F7448" w:rsidRPr="00493E70">
        <w:rPr>
          <w:rFonts w:ascii="Times New Roman" w:hAnsi="Times New Roman" w:cs="Times New Roman"/>
          <w:sz w:val="24"/>
          <w:szCs w:val="24"/>
        </w:rPr>
        <w:t xml:space="preserve">Table </w:t>
      </w:r>
      <w:r w:rsidR="008F7448" w:rsidRPr="00493E70">
        <w:rPr>
          <w:rFonts w:ascii="Times New Roman" w:hAnsi="Times New Roman" w:cs="Times New Roman"/>
          <w:noProof/>
          <w:sz w:val="24"/>
          <w:szCs w:val="24"/>
        </w:rPr>
        <w:t>13</w:t>
      </w:r>
      <w:r w:rsidR="008F7448">
        <w:rPr>
          <w:rFonts w:ascii="Times New Roman" w:eastAsiaTheme="minorEastAsia" w:hAnsi="Times New Roman" w:cs="Times New Roman"/>
          <w:sz w:val="24"/>
          <w:szCs w:val="24"/>
        </w:rPr>
        <w:fldChar w:fldCharType="end"/>
      </w:r>
      <w:r w:rsidR="008F7448">
        <w:rPr>
          <w:rFonts w:ascii="Times New Roman" w:eastAsiaTheme="minorEastAsia" w:hAnsi="Times New Roman" w:cs="Times New Roman"/>
          <w:sz w:val="24"/>
          <w:szCs w:val="24"/>
        </w:rPr>
        <w:t xml:space="preserve">.  </w:t>
      </w:r>
    </w:p>
    <w:p w:rsidR="00493E70" w:rsidRPr="00493E70" w:rsidRDefault="00493E70" w:rsidP="00493E70">
      <w:pPr>
        <w:pStyle w:val="Caption"/>
        <w:keepNext/>
        <w:jc w:val="center"/>
        <w:rPr>
          <w:rFonts w:ascii="Times New Roman" w:hAnsi="Times New Roman" w:cs="Times New Roman"/>
          <w:color w:val="auto"/>
          <w:sz w:val="24"/>
          <w:szCs w:val="24"/>
        </w:rPr>
      </w:pPr>
      <w:bookmarkStart w:id="69" w:name="_Ref393219349"/>
      <w:r w:rsidRPr="00493E70">
        <w:rPr>
          <w:rFonts w:ascii="Times New Roman" w:hAnsi="Times New Roman" w:cs="Times New Roman"/>
          <w:color w:val="auto"/>
          <w:sz w:val="24"/>
          <w:szCs w:val="24"/>
        </w:rPr>
        <w:t xml:space="preserve">Table </w:t>
      </w:r>
      <w:r w:rsidRPr="00493E70">
        <w:rPr>
          <w:rFonts w:ascii="Times New Roman" w:hAnsi="Times New Roman" w:cs="Times New Roman"/>
          <w:color w:val="auto"/>
          <w:sz w:val="24"/>
          <w:szCs w:val="24"/>
        </w:rPr>
        <w:fldChar w:fldCharType="begin"/>
      </w:r>
      <w:r w:rsidRPr="00493E70">
        <w:rPr>
          <w:rFonts w:ascii="Times New Roman" w:hAnsi="Times New Roman" w:cs="Times New Roman"/>
          <w:color w:val="auto"/>
          <w:sz w:val="24"/>
          <w:szCs w:val="24"/>
        </w:rPr>
        <w:instrText xml:space="preserve"> SEQ Table \* ARABIC </w:instrText>
      </w:r>
      <w:r w:rsidRPr="00493E70">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13</w:t>
      </w:r>
      <w:r w:rsidRPr="00493E70">
        <w:rPr>
          <w:rFonts w:ascii="Times New Roman" w:hAnsi="Times New Roman" w:cs="Times New Roman"/>
          <w:color w:val="auto"/>
          <w:sz w:val="24"/>
          <w:szCs w:val="24"/>
        </w:rPr>
        <w:fldChar w:fldCharType="end"/>
      </w:r>
      <w:bookmarkEnd w:id="69"/>
      <w:r w:rsidRPr="00493E70">
        <w:rPr>
          <w:rFonts w:ascii="Times New Roman" w:hAnsi="Times New Roman" w:cs="Times New Roman"/>
          <w:color w:val="auto"/>
          <w:sz w:val="24"/>
          <w:szCs w:val="24"/>
        </w:rPr>
        <w:t>: Tensile strain capacity according to CSA Z662-11</w:t>
      </w:r>
    </w:p>
    <w:tbl>
      <w:tblPr>
        <w:tblStyle w:val="TableGrid"/>
        <w:tblW w:w="0" w:type="auto"/>
        <w:jc w:val="center"/>
        <w:tblInd w:w="817" w:type="dxa"/>
        <w:tblLook w:val="04A0" w:firstRow="1" w:lastRow="0" w:firstColumn="1" w:lastColumn="0" w:noHBand="0" w:noVBand="1"/>
      </w:tblPr>
      <w:tblGrid>
        <w:gridCol w:w="756"/>
        <w:gridCol w:w="756"/>
        <w:gridCol w:w="756"/>
        <w:gridCol w:w="982"/>
        <w:gridCol w:w="1098"/>
      </w:tblGrid>
      <w:tr w:rsidR="008F7448" w:rsidTr="00493E70">
        <w:trPr>
          <w:jc w:val="center"/>
        </w:trPr>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75"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eastAsiaTheme="minorEastAsia" w:hAnsi="Cambria Math" w:cs="Times New Roman"/>
                    <w:sz w:val="24"/>
                    <w:szCs w:val="24"/>
                  </w:rPr>
                  <m:t xml:space="preserve"> [mm]</m:t>
                </m:r>
              </m:oMath>
            </m:oMathPara>
          </w:p>
        </w:tc>
        <w:tc>
          <w:tcPr>
            <w:tcW w:w="784" w:type="dxa"/>
          </w:tcPr>
          <w:p w:rsidR="008F7448" w:rsidRDefault="00362797" w:rsidP="00493E70">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eastAsiaTheme="minorEastAsia" w:hAnsi="Cambria Math" w:cs="Times New Roman"/>
                    <w:sz w:val="24"/>
                    <w:szCs w:val="24"/>
                  </w:rPr>
                  <m:t xml:space="preserve"> [%]</m:t>
                </m:r>
              </m:oMath>
            </m:oMathPara>
          </w:p>
        </w:tc>
      </w:tr>
      <w:tr w:rsidR="008F7448" w:rsidTr="00493E70">
        <w:trPr>
          <w:jc w:val="center"/>
        </w:trPr>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0.81</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0.25</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7.14</w:t>
            </w:r>
          </w:p>
        </w:tc>
        <w:tc>
          <w:tcPr>
            <w:tcW w:w="475"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0.27</w:t>
            </w:r>
          </w:p>
        </w:tc>
        <w:tc>
          <w:tcPr>
            <w:tcW w:w="784"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0.95</w:t>
            </w:r>
          </w:p>
        </w:tc>
      </w:tr>
    </w:tbl>
    <w:p w:rsidR="00493E70" w:rsidRDefault="00493E70" w:rsidP="00D94122">
      <w:pPr>
        <w:jc w:val="both"/>
        <w:rPr>
          <w:rFonts w:ascii="Times New Roman" w:hAnsi="Times New Roman" w:cs="Times New Roman"/>
          <w:sz w:val="24"/>
          <w:szCs w:val="24"/>
        </w:rPr>
      </w:pPr>
    </w:p>
    <w:p w:rsidR="00622B0D" w:rsidRDefault="00493E70" w:rsidP="00D94122">
      <w:pPr>
        <w:jc w:val="both"/>
        <w:rPr>
          <w:rFonts w:ascii="Times New Roman" w:hAnsi="Times New Roman" w:cs="Times New Roman"/>
          <w:sz w:val="24"/>
          <w:szCs w:val="24"/>
        </w:rPr>
      </w:pPr>
      <w:r>
        <w:rPr>
          <w:rFonts w:ascii="Times New Roman" w:hAnsi="Times New Roman" w:cs="Times New Roman"/>
          <w:sz w:val="24"/>
          <w:szCs w:val="24"/>
        </w:rPr>
        <w:t xml:space="preserve">The tensile strain capacity computed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_Ref393219349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93E70">
        <w:rPr>
          <w:rFonts w:ascii="Times New Roman" w:hAnsi="Times New Roman" w:cs="Times New Roman"/>
          <w:sz w:val="24"/>
          <w:szCs w:val="24"/>
        </w:rPr>
        <w:t xml:space="preserve">Table </w:t>
      </w:r>
      <w:r w:rsidRPr="00493E70">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applies</w:t>
      </w:r>
      <w:r w:rsidR="008F7448">
        <w:rPr>
          <w:rFonts w:ascii="Times New Roman" w:hAnsi="Times New Roman" w:cs="Times New Roman"/>
          <w:sz w:val="24"/>
          <w:szCs w:val="24"/>
        </w:rPr>
        <w:t xml:space="preserve"> to</w:t>
      </w:r>
      <w:r>
        <w:rPr>
          <w:rFonts w:ascii="Times New Roman" w:hAnsi="Times New Roman" w:cs="Times New Roman"/>
          <w:sz w:val="24"/>
          <w:szCs w:val="24"/>
        </w:rPr>
        <w:t xml:space="preserve"> both Test 1 and Test 2 since the only difference between the first two tests is the level of internal pressure and Eq. (1) doesn’t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rsidR="008F7448" w:rsidRDefault="008F7448" w:rsidP="008F7448">
      <w:pPr>
        <w:jc w:val="both"/>
        <w:rPr>
          <w:rFonts w:ascii="Times New Roman" w:hAnsi="Times New Roman" w:cs="Times New Roman"/>
          <w:b/>
          <w:sz w:val="24"/>
          <w:szCs w:val="24"/>
        </w:rPr>
      </w:pPr>
      <w:r w:rsidRPr="0001390B">
        <w:rPr>
          <w:rFonts w:ascii="Times New Roman" w:hAnsi="Times New Roman" w:cs="Times New Roman"/>
          <w:b/>
          <w:sz w:val="24"/>
          <w:szCs w:val="24"/>
        </w:rPr>
        <w:t xml:space="preserve">Comparison with the </w:t>
      </w:r>
      <w:r>
        <w:rPr>
          <w:rFonts w:ascii="Times New Roman" w:hAnsi="Times New Roman" w:cs="Times New Roman"/>
          <w:b/>
          <w:sz w:val="24"/>
          <w:szCs w:val="24"/>
        </w:rPr>
        <w:t>PRCI report</w:t>
      </w:r>
    </w:p>
    <w:p w:rsidR="00F34185" w:rsidRDefault="005D556E"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PRCI report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prci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introduces </w:t>
      </w:r>
      <w:r w:rsidR="00303E6F">
        <w:rPr>
          <w:rFonts w:ascii="Times New Roman" w:hAnsi="Times New Roman" w:cs="Times New Roman"/>
          <w:sz w:val="24"/>
          <w:szCs w:val="24"/>
        </w:rPr>
        <w:t>Eq. (4)</w:t>
      </w:r>
      <w:r w:rsidR="0001398E">
        <w:rPr>
          <w:rFonts w:ascii="Times New Roman" w:hAnsi="Times New Roman" w:cs="Times New Roman"/>
          <w:sz w:val="24"/>
          <w:szCs w:val="24"/>
        </w:rPr>
        <w:t xml:space="preserve"> </w:t>
      </w:r>
      <w:r w:rsidR="00303E6F">
        <w:rPr>
          <w:rFonts w:ascii="Times New Roman" w:hAnsi="Times New Roman" w:cs="Times New Roman"/>
          <w:sz w:val="24"/>
          <w:szCs w:val="24"/>
        </w:rPr>
        <w:t xml:space="preserve">for the prediction </w:t>
      </w:r>
      <w:proofErr w:type="gramStart"/>
      <w:r w:rsidR="00303E6F">
        <w:rPr>
          <w:rFonts w:ascii="Times New Roman" w:hAnsi="Times New Roman" w:cs="Times New Roman"/>
          <w:sz w:val="24"/>
          <w:szCs w:val="24"/>
        </w:rPr>
        <w:t xml:space="preserve">of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00303E6F">
        <w:rPr>
          <w:rFonts w:ascii="Times New Roman" w:eastAsiaTheme="minorEastAsia" w:hAnsi="Times New Roman" w:cs="Times New Roman"/>
          <w:sz w:val="24"/>
          <w:szCs w:val="24"/>
        </w:rPr>
        <w:t>.</w:t>
      </w:r>
      <w:r w:rsidR="0001398E">
        <w:rPr>
          <w:rFonts w:ascii="Times New Roman" w:eastAsiaTheme="minorEastAsia" w:hAnsi="Times New Roman" w:cs="Times New Roman"/>
          <w:sz w:val="24"/>
          <w:szCs w:val="24"/>
        </w:rPr>
        <w:t xml:space="preserve"> In Eq. (4), the letters A, B, C, D represent functions of the parameters </w:t>
      </w:r>
      <m:oMath>
        <m:r>
          <w:rPr>
            <w:rFonts w:ascii="Cambria Math" w:eastAsiaTheme="minorEastAsia" w:hAnsi="Cambria Math" w:cs="Times New Roman"/>
            <w:sz w:val="24"/>
            <w:szCs w:val="24"/>
          </w:rPr>
          <m:t>η</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η, ξ, λ</m:t>
        </m:r>
      </m:oMath>
      <w:r w:rsidR="0001398E">
        <w:rPr>
          <w:rFonts w:ascii="Times New Roman" w:eastAsiaTheme="minorEastAsia" w:hAnsi="Times New Roman" w:cs="Times New Roman"/>
          <w:sz w:val="24"/>
          <w:szCs w:val="24"/>
        </w:rPr>
        <w:t xml:space="preserve"> have the same meaning as in Eq. (1),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denotes the ratio of the girth weld high – low misalignment to the pipe wall thickness </w:t>
      </w:r>
      <w:r w:rsidR="0001398E">
        <w:rPr>
          <w:rFonts w:ascii="Times New Roman" w:eastAsiaTheme="minorEastAsia" w:hAnsi="Times New Roman" w:cs="Times New Roman"/>
          <w:sz w:val="24"/>
          <w:szCs w:val="24"/>
        </w:rPr>
        <w:lastRenderedPageBreak/>
        <w:t xml:space="preserve">and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denotes the ratio of the girth weld ultimate strength to the pipe base metal ultimate strength.</w:t>
      </w:r>
      <w:r w:rsidR="00F34185">
        <w:rPr>
          <w:rFonts w:ascii="Times New Roman" w:eastAsiaTheme="minorEastAsia" w:hAnsi="Times New Roman" w:cs="Times New Roman"/>
          <w:sz w:val="24"/>
          <w:szCs w:val="24"/>
        </w:rPr>
        <w:t xml:space="preserve"> The </w:t>
      </w:r>
      <w:proofErr w:type="gramStart"/>
      <w:r w:rsidR="00F34185">
        <w:rPr>
          <w:rFonts w:ascii="Times New Roman" w:eastAsiaTheme="minorEastAsia" w:hAnsi="Times New Roman" w:cs="Times New Roman"/>
          <w:sz w:val="24"/>
          <w:szCs w:val="24"/>
        </w:rPr>
        <w:t>definition of the functions A, B, C, D are</w:t>
      </w:r>
      <w:proofErr w:type="gramEnd"/>
      <w:r w:rsidR="00F34185">
        <w:rPr>
          <w:rFonts w:ascii="Times New Roman" w:eastAsiaTheme="minorEastAsia" w:hAnsi="Times New Roman" w:cs="Times New Roman"/>
          <w:sz w:val="24"/>
          <w:szCs w:val="24"/>
        </w:rPr>
        <w:t xml:space="preserve"> given in Eq. (10)</w:t>
      </w:r>
      <w:r w:rsidR="00287436">
        <w:rPr>
          <w:rFonts w:ascii="Times New Roman" w:eastAsiaTheme="minorEastAsia" w:hAnsi="Times New Roman" w:cs="Times New Roman"/>
          <w:sz w:val="24"/>
          <w:szCs w:val="24"/>
        </w:rPr>
        <w:t xml:space="preserve">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sidR="00287436">
        <w:rPr>
          <w:rFonts w:ascii="Times New Roman" w:hAnsi="Times New Roman" w:cs="Times New Roman"/>
          <w:sz w:val="24"/>
          <w:szCs w:val="24"/>
        </w:rPr>
        <w:t>[24</w:t>
      </w:r>
      <w:r w:rsidR="00287436"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w:t>
      </w:r>
      <w:r w:rsidR="00D13D1E">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8897"/>
        <w:gridCol w:w="679"/>
      </w:tblGrid>
      <w:tr w:rsidR="00F34185" w:rsidTr="00742D8A">
        <w:tc>
          <w:tcPr>
            <w:tcW w:w="8897" w:type="dxa"/>
            <w:tcBorders>
              <w:top w:val="nil"/>
              <w:left w:val="nil"/>
              <w:bottom w:val="nil"/>
              <w:right w:val="nil"/>
            </w:tcBorders>
          </w:tcPr>
          <w:p w:rsidR="00F34185" w:rsidRPr="003E2F15" w:rsidRDefault="00F34185" w:rsidP="00F3418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 xml:space="preserve">ξ  </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ηξ</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ξ</m:t>
                            </m:r>
                          </m:den>
                        </m:f>
                      </m:sup>
                    </m:sSup>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6</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ηξ</m:t>
                            </m:r>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10</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13</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sup>
                    </m:sSup>
                  </m:e>
                </m:d>
              </m:oMath>
            </m:oMathPara>
          </w:p>
          <w:p w:rsidR="003E2F15" w:rsidRPr="003E2F15" w:rsidRDefault="003E2F15" w:rsidP="003E2F1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sup>
                        </m:sSup>
                      </m:num>
                      <m:den>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5</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7</m:t>
                                    </m:r>
                                  </m:sub>
                                </m:sSub>
                              </m:sup>
                            </m:sSup>
                          </m:e>
                        </m:d>
                      </m:e>
                      <m:sup>
                        <m:r>
                          <w:rPr>
                            <w:rFonts w:ascii="Cambria Math" w:eastAsiaTheme="minorEastAsia" w:hAnsi="Cambria Math" w:cs="Times New Roman"/>
                            <w:sz w:val="24"/>
                            <w:szCs w:val="24"/>
                          </w:rPr>
                          <m:t>λ</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8</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sup>
                    </m:sSup>
                  </m:e>
                </m:d>
              </m:oMath>
            </m:oMathPara>
          </w:p>
          <w:p w:rsidR="003E2F15" w:rsidRPr="006E2EC7" w:rsidRDefault="006E2EC7" w:rsidP="006E2EC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ξ</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e>
                        </m:d>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5</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-η</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-ξ</m:t>
                        </m:r>
                      </m:sup>
                    </m:sSup>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10</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sup>
                    </m:sSup>
                    <m:r>
                      <w:rPr>
                        <w:rFonts w:ascii="Cambria Math" w:eastAsiaTheme="minorEastAsia" w:hAnsi="Cambria Math" w:cs="Times New Roman"/>
                        <w:sz w:val="24"/>
                        <w:szCs w:val="24"/>
                      </w:rPr>
                      <m:t>ϕ</m:t>
                    </m:r>
                  </m:e>
                </m:d>
              </m:oMath>
            </m:oMathPara>
          </w:p>
          <w:p w:rsidR="006E2EC7" w:rsidRDefault="006E2EC7" w:rsidP="00742D8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ξ</m:t>
                            </m:r>
                          </m:e>
                        </m:d>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6</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7</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8</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sup>
                    </m:sSup>
                  </m:e>
                </m:d>
              </m:oMath>
            </m:oMathPara>
          </w:p>
        </w:tc>
        <w:tc>
          <w:tcPr>
            <w:tcW w:w="679" w:type="dxa"/>
            <w:tcBorders>
              <w:top w:val="nil"/>
              <w:left w:val="nil"/>
              <w:bottom w:val="nil"/>
              <w:right w:val="nil"/>
            </w:tcBorders>
            <w:vAlign w:val="center"/>
          </w:tcPr>
          <w:p w:rsidR="00F34185" w:rsidRDefault="00F34185" w:rsidP="00742D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bl>
    <w:p w:rsidR="00287436" w:rsidRDefault="00287436" w:rsidP="00D94122">
      <w:pPr>
        <w:jc w:val="both"/>
        <w:rPr>
          <w:rFonts w:ascii="Times New Roman" w:eastAsiaTheme="minorEastAsia" w:hAnsi="Times New Roman" w:cs="Times New Roman"/>
          <w:sz w:val="24"/>
          <w:szCs w:val="24"/>
        </w:rPr>
      </w:pPr>
    </w:p>
    <w:p w:rsidR="00207844" w:rsidRDefault="00287436"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the </w:t>
      </w:r>
      <w:proofErr w:type="gramStart"/>
      <w:r>
        <w:rPr>
          <w:rFonts w:ascii="Times New Roman" w:eastAsiaTheme="minorEastAsia" w:hAnsi="Times New Roman" w:cs="Times New Roman"/>
          <w:sz w:val="24"/>
          <w:szCs w:val="24"/>
        </w:rPr>
        <w:t xml:space="preserve">parameters </w:t>
      </w:r>
      <w:proofErr w:type="gramEnd"/>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e>
        </m:d>
      </m:oMath>
      <w:r>
        <w:rPr>
          <w:rFonts w:ascii="Times New Roman" w:eastAsiaTheme="minorEastAsia" w:hAnsi="Times New Roman" w:cs="Times New Roman"/>
          <w:sz w:val="24"/>
          <w:szCs w:val="24"/>
        </w:rPr>
        <w:t xml:space="preserve"> are based on data fitting and are given in Table 7-1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002828C6">
        <w:rPr>
          <w:rFonts w:ascii="Times New Roman" w:eastAsiaTheme="minorEastAsia" w:hAnsi="Times New Roman" w:cs="Times New Roman"/>
          <w:sz w:val="24"/>
          <w:szCs w:val="24"/>
        </w:rPr>
        <w:t xml:space="preserve">The meaning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in Eq. (4) is different from Eq. (1). In Eq. (4)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denotes the tensile strain capacity of a pipe with 15.9 mm wall thickness and an internal pressure corresponding to 72% SMYS hoop stress.</w:t>
      </w:r>
      <w:r w:rsidR="00F34185">
        <w:rPr>
          <w:rFonts w:ascii="Times New Roman" w:eastAsiaTheme="minorEastAsia" w:hAnsi="Times New Roman" w:cs="Times New Roman"/>
          <w:sz w:val="24"/>
          <w:szCs w:val="24"/>
        </w:rPr>
        <w:t xml:space="preserve"> </w:t>
      </w:r>
      <w:r w:rsidR="00876496">
        <w:rPr>
          <w:rFonts w:ascii="Times New Roman" w:eastAsiaTheme="minorEastAsia" w:hAnsi="Times New Roman" w:cs="Times New Roman"/>
          <w:sz w:val="24"/>
          <w:szCs w:val="24"/>
        </w:rPr>
        <w:t>In order to generalize Eq. (4) to all cases of internal pressure</w:t>
      </w:r>
      <w:r w:rsidR="002828C6">
        <w:rPr>
          <w:rFonts w:ascii="Times New Roman" w:eastAsiaTheme="minorEastAsia" w:hAnsi="Times New Roman" w:cs="Times New Roman"/>
          <w:sz w:val="24"/>
          <w:szCs w:val="24"/>
        </w:rPr>
        <w:t xml:space="preserve"> up to 80% SMYS,</w:t>
      </w:r>
      <w:r w:rsidR="00876496">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the effect of internal pressure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was investigated using finite element analysis. </w:t>
      </w:r>
      <w:r w:rsidR="00E15E31">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Liu et al </w:t>
      </w:r>
      <w:r w:rsidR="00504858">
        <w:rPr>
          <w:rFonts w:ascii="Times New Roman" w:eastAsiaTheme="minorEastAsia" w:hAnsi="Times New Roman" w:cs="Times New Roman"/>
          <w:sz w:val="24"/>
          <w:szCs w:val="24"/>
        </w:rPr>
        <w:fldChar w:fldCharType="begin"/>
      </w:r>
      <w:r w:rsidR="00504858">
        <w:rPr>
          <w:rFonts w:ascii="Times New Roman" w:eastAsiaTheme="minorEastAsia" w:hAnsi="Times New Roman" w:cs="Times New Roman"/>
          <w:sz w:val="24"/>
          <w:szCs w:val="24"/>
        </w:rPr>
        <w:instrText xml:space="preserve"> REF significanceOfBiaxial \h </w:instrText>
      </w:r>
      <w:r w:rsidR="00504858">
        <w:rPr>
          <w:rFonts w:ascii="Times New Roman" w:eastAsiaTheme="minorEastAsia" w:hAnsi="Times New Roman" w:cs="Times New Roman"/>
          <w:sz w:val="24"/>
          <w:szCs w:val="24"/>
        </w:rPr>
      </w:r>
      <w:r w:rsidR="00504858">
        <w:rPr>
          <w:rFonts w:ascii="Times New Roman" w:eastAsiaTheme="minorEastAsia" w:hAnsi="Times New Roman" w:cs="Times New Roman"/>
          <w:sz w:val="24"/>
          <w:szCs w:val="24"/>
        </w:rPr>
        <w:fldChar w:fldCharType="separate"/>
      </w:r>
      <w:r w:rsidR="00504858">
        <w:rPr>
          <w:rFonts w:ascii="Times New Roman" w:hAnsi="Times New Roman" w:cs="Times New Roman"/>
          <w:color w:val="000000"/>
          <w:sz w:val="24"/>
          <w:szCs w:val="24"/>
          <w:shd w:val="clear" w:color="auto" w:fill="FFFFFF"/>
        </w:rPr>
        <w:t>[27]</w:t>
      </w:r>
      <w:r w:rsidR="00504858">
        <w:rPr>
          <w:rFonts w:ascii="Times New Roman" w:eastAsiaTheme="minorEastAsia" w:hAnsi="Times New Roman" w:cs="Times New Roman"/>
          <w:sz w:val="24"/>
          <w:szCs w:val="24"/>
        </w:rPr>
        <w:fldChar w:fldCharType="end"/>
      </w:r>
      <w:r w:rsidR="00504858">
        <w:rPr>
          <w:rFonts w:ascii="Times New Roman" w:eastAsiaTheme="minorEastAsia" w:hAnsi="Times New Roman" w:cs="Times New Roman"/>
          <w:sz w:val="24"/>
          <w:szCs w:val="24"/>
        </w:rPr>
        <w:t xml:space="preserve"> found that as the internal pressure value increases from 0 to 60% SMYS, there is a significant decrease </w:t>
      </w:r>
      <w:proofErr w:type="gramStart"/>
      <w:r w:rsidR="00504858">
        <w:rPr>
          <w:rFonts w:ascii="Times New Roman" w:eastAsiaTheme="minorEastAsia" w:hAnsi="Times New Roman" w:cs="Times New Roman"/>
          <w:sz w:val="24"/>
          <w:szCs w:val="24"/>
        </w:rPr>
        <w:t xml:space="preserve">in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whereas for internal pressure values in the range 60% SMYS to 80% SMYS,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becomes satur</w:t>
      </w:r>
      <w:r w:rsidR="00207844">
        <w:rPr>
          <w:rFonts w:ascii="Times New Roman" w:eastAsiaTheme="minorEastAsia" w:hAnsi="Times New Roman" w:cs="Times New Roman"/>
          <w:sz w:val="24"/>
          <w:szCs w:val="24"/>
        </w:rPr>
        <w:t>ated. Based on this finding, Eq. (4) is generalized to all internal pressure values between 0 and 80% SMYS with the relationship given in Eq.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207844" w:rsidTr="0074503B">
        <w:tc>
          <w:tcPr>
            <w:tcW w:w="8897" w:type="dxa"/>
          </w:tcPr>
          <w:p w:rsidR="00207844" w:rsidRDefault="00362797" w:rsidP="00207844">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 xml:space="preserve">      if         0.6≤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≤0.8</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3</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e>
                          </m:d>
                          <m:r>
                            <w:rPr>
                              <w:rFonts w:ascii="Cambria Math" w:eastAsiaTheme="minorEastAsia" w:hAnsi="Cambria Math" w:cs="Times New Roman"/>
                              <w:sz w:val="24"/>
                              <w:szCs w:val="24"/>
                            </w:rPr>
                            <m:t xml:space="preserve">      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&lt;0.6 </m:t>
                          </m:r>
                        </m:e>
                      </m:mr>
                    </m:m>
                  </m:e>
                </m:d>
              </m:oMath>
            </m:oMathPara>
          </w:p>
        </w:tc>
        <w:tc>
          <w:tcPr>
            <w:tcW w:w="679" w:type="dxa"/>
            <w:vAlign w:val="center"/>
          </w:tcPr>
          <w:p w:rsidR="00207844" w:rsidRDefault="00207844" w:rsidP="007450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bl>
    <w:p w:rsidR="000B453D" w:rsidRDefault="000B453D" w:rsidP="00D94122">
      <w:pPr>
        <w:jc w:val="both"/>
        <w:rPr>
          <w:rFonts w:ascii="Times New Roman" w:eastAsiaTheme="minorEastAsia" w:hAnsi="Times New Roman" w:cs="Times New Roman"/>
          <w:sz w:val="24"/>
          <w:szCs w:val="24"/>
        </w:rPr>
      </w:pPr>
    </w:p>
    <w:p w:rsidR="00F2562C" w:rsidRDefault="001939D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(11),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is the tensile strain capacity computed using Eq. (4), which assumes 72% SMYS internal pressure.</w:t>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oMath>
      <w:r w:rsidR="000B453D">
        <w:rPr>
          <w:rFonts w:ascii="Times New Roman" w:eastAsiaTheme="minorEastAsia" w:hAnsi="Times New Roman" w:cs="Times New Roman"/>
          <w:sz w:val="24"/>
          <w:szCs w:val="24"/>
        </w:rPr>
        <w:t xml:space="preserve"> </w:t>
      </w:r>
      <w:proofErr w:type="gramStart"/>
      <w:r w:rsidR="000B453D">
        <w:rPr>
          <w:rFonts w:ascii="Times New Roman" w:eastAsiaTheme="minorEastAsia" w:hAnsi="Times New Roman" w:cs="Times New Roman"/>
          <w:sz w:val="24"/>
          <w:szCs w:val="24"/>
        </w:rPr>
        <w:t>denotes</w:t>
      </w:r>
      <w:proofErr w:type="gramEnd"/>
      <w:r w:rsidR="000B453D">
        <w:rPr>
          <w:rFonts w:ascii="Times New Roman" w:eastAsiaTheme="minorEastAsia" w:hAnsi="Times New Roman" w:cs="Times New Roman"/>
          <w:sz w:val="24"/>
          <w:szCs w:val="24"/>
        </w:rPr>
        <w:t xml:space="preserve"> the tensile strain capacity in case of no internal pressure. According to </w:t>
      </w:r>
      <w:r w:rsidR="000B453D">
        <w:rPr>
          <w:rFonts w:ascii="Times New Roman" w:eastAsiaTheme="minorEastAsia" w:hAnsi="Times New Roman" w:cs="Times New Roman"/>
          <w:sz w:val="24"/>
          <w:szCs w:val="24"/>
        </w:rPr>
        <w:fldChar w:fldCharType="begin"/>
      </w:r>
      <w:r w:rsidR="000B453D">
        <w:rPr>
          <w:rFonts w:ascii="Times New Roman" w:eastAsiaTheme="minorEastAsia" w:hAnsi="Times New Roman" w:cs="Times New Roman"/>
          <w:sz w:val="24"/>
          <w:szCs w:val="24"/>
        </w:rPr>
        <w:instrText xml:space="preserve"> REF prci \h </w:instrText>
      </w:r>
      <w:r w:rsidR="000B453D">
        <w:rPr>
          <w:rFonts w:ascii="Times New Roman" w:eastAsiaTheme="minorEastAsia" w:hAnsi="Times New Roman" w:cs="Times New Roman"/>
          <w:sz w:val="24"/>
          <w:szCs w:val="24"/>
        </w:rPr>
      </w:r>
      <w:r w:rsidR="000B453D">
        <w:rPr>
          <w:rFonts w:ascii="Times New Roman" w:eastAsiaTheme="minorEastAsia" w:hAnsi="Times New Roman" w:cs="Times New Roman"/>
          <w:sz w:val="24"/>
          <w:szCs w:val="24"/>
        </w:rPr>
        <w:fldChar w:fldCharType="separate"/>
      </w:r>
      <w:r w:rsidR="000B453D">
        <w:rPr>
          <w:rFonts w:ascii="Times New Roman" w:hAnsi="Times New Roman" w:cs="Times New Roman"/>
          <w:sz w:val="24"/>
          <w:szCs w:val="24"/>
        </w:rPr>
        <w:t>[24</w:t>
      </w:r>
      <w:r w:rsidR="000B453D" w:rsidRPr="00CB2CBB">
        <w:rPr>
          <w:rFonts w:ascii="Times New Roman" w:hAnsi="Times New Roman" w:cs="Times New Roman"/>
          <w:sz w:val="24"/>
          <w:szCs w:val="24"/>
        </w:rPr>
        <w:t>]</w:t>
      </w:r>
      <w:r w:rsidR="000B453D">
        <w:rPr>
          <w:rFonts w:ascii="Times New Roman" w:eastAsiaTheme="minorEastAsia" w:hAnsi="Times New Roman" w:cs="Times New Roman"/>
          <w:sz w:val="24"/>
          <w:szCs w:val="24"/>
        </w:rPr>
        <w:fldChar w:fldCharType="end"/>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0</m:t>
            </m:r>
          </m:sup>
        </m:sSubSup>
      </m:oMath>
      <w:r w:rsidR="000B453D">
        <w:rPr>
          <w:rFonts w:ascii="Times New Roman" w:eastAsiaTheme="minorEastAsia" w:hAnsi="Times New Roman" w:cs="Times New Roman"/>
          <w:sz w:val="24"/>
          <w:szCs w:val="24"/>
        </w:rPr>
        <w:t xml:space="preserve"> can be estimated as being equal to </w:t>
      </w:r>
      <m:oMath>
        <m:r>
          <w:rPr>
            <w:rFonts w:ascii="Cambria Math" w:eastAsiaTheme="minorEastAsia" w:hAnsi="Cambria Math" w:cs="Times New Roman"/>
            <w:sz w:val="24"/>
            <w:szCs w:val="24"/>
          </w:rPr>
          <m:t>1.5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is computed using Eq. (4)</w:t>
      </w:r>
      <w:r w:rsidR="000B453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oMath>
      <w:r w:rsidR="00C02D93">
        <w:rPr>
          <w:rFonts w:ascii="Times New Roman" w:eastAsiaTheme="minorEastAsia" w:hAnsi="Times New Roman" w:cs="Times New Roman"/>
          <w:sz w:val="24"/>
          <w:szCs w:val="24"/>
        </w:rPr>
        <w:t xml:space="preserve"> </w:t>
      </w:r>
      <w:proofErr w:type="gramStart"/>
      <w:r w:rsidR="00C02D93">
        <w:rPr>
          <w:rFonts w:ascii="Times New Roman" w:eastAsiaTheme="minorEastAsia" w:hAnsi="Times New Roman" w:cs="Times New Roman"/>
          <w:sz w:val="24"/>
          <w:szCs w:val="24"/>
        </w:rPr>
        <w:t>denotes</w:t>
      </w:r>
      <w:proofErr w:type="gramEnd"/>
      <w:r w:rsidR="00C02D93">
        <w:rPr>
          <w:rFonts w:ascii="Times New Roman" w:eastAsiaTheme="minorEastAsia" w:hAnsi="Times New Roman" w:cs="Times New Roman"/>
          <w:sz w:val="24"/>
          <w:szCs w:val="24"/>
        </w:rPr>
        <w:t xml:space="preserve"> the tensile strain capacity generalized to the range of internal pressure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0, 0.8</m:t>
            </m:r>
          </m:e>
        </m:d>
      </m:oMath>
      <w:r w:rsidR="009E47A9">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w:r w:rsidR="009E47A9">
        <w:rPr>
          <w:rFonts w:ascii="Times New Roman" w:eastAsiaTheme="minorEastAsia" w:hAnsi="Times New Roman" w:cs="Times New Roman"/>
          <w:sz w:val="24"/>
          <w:szCs w:val="24"/>
        </w:rPr>
        <w:t xml:space="preserve"> is the ratio of the hoop stress caused by the internal pressure to the specified minimum yield stress of the pipe base metal</w:t>
      </w:r>
      <w:r w:rsidR="00C02D93">
        <w:rPr>
          <w:rFonts w:ascii="Times New Roman" w:eastAsiaTheme="minorEastAsia" w:hAnsi="Times New Roman" w:cs="Times New Roman"/>
          <w:sz w:val="24"/>
          <w:szCs w:val="24"/>
        </w:rPr>
        <w:t>.</w:t>
      </w:r>
    </w:p>
    <w:p w:rsidR="00C03F78" w:rsidRDefault="00B540E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Also Eq. (4) is generalized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to a pipe wall thickness range of </w:t>
      </w:r>
      <m:oMath>
        <m:r>
          <w:rPr>
            <w:rFonts w:ascii="Cambria Math" w:eastAsiaTheme="minorEastAsia" w:hAnsi="Cambria Math" w:cs="Times New Roman"/>
            <w:sz w:val="24"/>
            <w:szCs w:val="24"/>
          </w:rPr>
          <m:t>t∈[12.7 mm, 25.4 mm]</m:t>
        </m:r>
      </m:oMath>
      <w:r>
        <w:rPr>
          <w:rFonts w:ascii="Times New Roman" w:eastAsiaTheme="minorEastAsia" w:hAnsi="Times New Roman" w:cs="Times New Roman"/>
          <w:sz w:val="24"/>
          <w:szCs w:val="24"/>
        </w:rPr>
        <w:t xml:space="preserve"> using a thickness correlation function which is developed based on finite element analysis results.</w:t>
      </w:r>
      <w:r w:rsidR="00C03F78">
        <w:rPr>
          <w:rFonts w:ascii="Times New Roman" w:eastAsiaTheme="minorEastAsia" w:hAnsi="Times New Roman" w:cs="Times New Roman"/>
          <w:sz w:val="24"/>
          <w:szCs w:val="24"/>
        </w:rPr>
        <w:t xml:space="preserve"> Using this thickness correlation function the tensile strain capacity computed using Eq. (4) for a wall thickness of 15.9 mm can be related to any wall thickness in the range </w:t>
      </w:r>
      <m:oMath>
        <m:r>
          <w:rPr>
            <w:rFonts w:ascii="Cambria Math" w:eastAsiaTheme="minorEastAsia" w:hAnsi="Cambria Math" w:cs="Times New Roman"/>
            <w:sz w:val="24"/>
            <w:szCs w:val="24"/>
          </w:rPr>
          <m:t>[12.7 mm, 25.4 mm]</m:t>
        </m:r>
      </m:oMath>
      <w:r w:rsidR="00C03F78">
        <w:rPr>
          <w:rFonts w:ascii="Times New Roman" w:eastAsiaTheme="minorEastAsia" w:hAnsi="Times New Roman" w:cs="Times New Roman"/>
          <w:sz w:val="24"/>
          <w:szCs w:val="24"/>
        </w:rPr>
        <w:t xml:space="preserve"> as in Eq. (12)</w:t>
      </w:r>
    </w:p>
    <w:tbl>
      <w:tblPr>
        <w:tblStyle w:val="TableGrid"/>
        <w:tblW w:w="0" w:type="auto"/>
        <w:tblLook w:val="04A0" w:firstRow="1" w:lastRow="0" w:firstColumn="1" w:lastColumn="0" w:noHBand="0" w:noVBand="1"/>
      </w:tblPr>
      <w:tblGrid>
        <w:gridCol w:w="8897"/>
        <w:gridCol w:w="679"/>
      </w:tblGrid>
      <w:tr w:rsidR="00C03F78" w:rsidTr="00630373">
        <w:tc>
          <w:tcPr>
            <w:tcW w:w="8897" w:type="dxa"/>
            <w:tcBorders>
              <w:top w:val="nil"/>
              <w:left w:val="nil"/>
              <w:bottom w:val="nil"/>
              <w:right w:val="nil"/>
            </w:tcBorders>
            <w:vAlign w:val="center"/>
          </w:tcPr>
          <w:p w:rsidR="00C03F78" w:rsidRDefault="00362797" w:rsidP="00630373">
            <w:pPr>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crit,t</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t</m:t>
                            </m:r>
                          </m:den>
                        </m:f>
                      </m:e>
                    </m:d>
                  </m:e>
                  <m:sup>
                    <m:r>
                      <w:rPr>
                        <w:rFonts w:ascii="Cambria Math" w:eastAsiaTheme="minorEastAsia" w:hAnsi="Cambria Math" w:cs="Times New Roman"/>
                        <w:sz w:val="32"/>
                        <w:szCs w:val="32"/>
                      </w:rPr>
                      <m:t>0.8096</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1+1.503</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ψ</m:t>
                            </m:r>
                          </m:e>
                          <m:sup>
                            <m:r>
                              <w:rPr>
                                <w:rFonts w:ascii="Cambria Math" w:eastAsiaTheme="minorEastAsia" w:hAnsi="Cambria Math" w:cs="Times New Roman"/>
                                <w:sz w:val="32"/>
                                <w:szCs w:val="32"/>
                              </w:rPr>
                              <m:t>1.229</m:t>
                            </m:r>
                          </m:sup>
                        </m:sSup>
                      </m:e>
                    </m:d>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m:t>
                    </m:r>
                  </m:sup>
                </m:sSubSup>
              </m:oMath>
            </m:oMathPara>
          </w:p>
        </w:tc>
        <w:tc>
          <w:tcPr>
            <w:tcW w:w="679" w:type="dxa"/>
            <w:tcBorders>
              <w:top w:val="nil"/>
              <w:left w:val="nil"/>
              <w:bottom w:val="nil"/>
              <w:right w:val="nil"/>
            </w:tcBorders>
            <w:vAlign w:val="center"/>
          </w:tcPr>
          <w:p w:rsidR="00C03F78" w:rsidRDefault="00C03F78" w:rsidP="006303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B540EC" w:rsidRDefault="00C03F78"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75736"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(12)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crit,t</m:t>
            </m:r>
          </m:sup>
        </m:sSubSup>
      </m:oMath>
      <w:r>
        <w:rPr>
          <w:rFonts w:ascii="Times New Roman" w:eastAsiaTheme="minorEastAsia" w:hAnsi="Times New Roman" w:cs="Times New Roman"/>
          <w:sz w:val="24"/>
          <w:szCs w:val="24"/>
        </w:rPr>
        <w:t xml:space="preserve">denotes the tensile strain capacity generalized with respect to wall thickness,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is equal to 15.9 mm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actual wall thickness in the </w:t>
      </w:r>
      <w:proofErr w:type="gramStart"/>
      <w:r>
        <w:rPr>
          <w:rFonts w:ascii="Times New Roman" w:eastAsiaTheme="minorEastAsia" w:hAnsi="Times New Roman" w:cs="Times New Roman"/>
          <w:sz w:val="24"/>
          <w:szCs w:val="24"/>
        </w:rPr>
        <w:t xml:space="preserve">range </w:t>
      </w:r>
      <w:proofErr w:type="gramEnd"/>
      <m:oMath>
        <m:r>
          <w:rPr>
            <w:rFonts w:ascii="Cambria Math" w:eastAsiaTheme="minorEastAsia" w:hAnsi="Cambria Math" w:cs="Times New Roman"/>
            <w:sz w:val="24"/>
            <w:szCs w:val="24"/>
          </w:rPr>
          <m:t>[12.7 mm, 25.4 mm]</m:t>
        </m:r>
      </m:oMath>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Eq. (12) is the tensile strain capa</w:t>
      </w:r>
      <w:r w:rsidR="00775736">
        <w:rPr>
          <w:rFonts w:ascii="Times New Roman" w:eastAsiaTheme="minorEastAsia" w:hAnsi="Times New Roman" w:cs="Times New Roman"/>
          <w:sz w:val="24"/>
          <w:szCs w:val="24"/>
        </w:rPr>
        <w:t>city computed using Eq. (4). The</w:t>
      </w:r>
      <w:r>
        <w:rPr>
          <w:rFonts w:ascii="Times New Roman" w:eastAsiaTheme="minorEastAsia" w:hAnsi="Times New Roman" w:cs="Times New Roman"/>
          <w:sz w:val="24"/>
          <w:szCs w:val="24"/>
        </w:rPr>
        <w:t xml:space="preserve"> parameter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denotes the ratio of the high-low misalignment to the pipe wall thickness. </w:t>
      </w:r>
    </w:p>
    <w:p w:rsidR="00764EF5"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carry out the comparison between experimentally measured tensile strain capacity values and the predicted ones, the maximum high–low misalignment of the girth welded specimens was used.  </w:t>
      </w:r>
      <w:r w:rsidR="00DE0D3D">
        <w:rPr>
          <w:rFonts w:ascii="Times New Roman" w:eastAsiaTheme="minorEastAsia" w:hAnsi="Times New Roman" w:cs="Times New Roman"/>
          <w:sz w:val="24"/>
          <w:szCs w:val="24"/>
        </w:rPr>
        <w:t>The maximum girth weld high-low misalignment is determined by creating a 3D model of the specimen surface with a 3D laser scanner and comparing the scanned pipe geometry with a perfect cylinder</w:t>
      </w:r>
      <w:r w:rsidR="00194423">
        <w:rPr>
          <w:rFonts w:ascii="Times New Roman" w:eastAsiaTheme="minorEastAsia" w:hAnsi="Times New Roman" w:cs="Times New Roman"/>
          <w:sz w:val="24"/>
          <w:szCs w:val="24"/>
        </w:rPr>
        <w:t xml:space="preserve"> which has</w:t>
      </w:r>
      <w:r w:rsidR="00DE0D3D">
        <w:rPr>
          <w:rFonts w:ascii="Times New Roman" w:eastAsiaTheme="minorEastAsia" w:hAnsi="Times New Roman" w:cs="Times New Roman"/>
          <w:sz w:val="24"/>
          <w:szCs w:val="24"/>
        </w:rPr>
        <w:t xml:space="preserve"> the same </w:t>
      </w:r>
      <w:r w:rsidR="005E323E">
        <w:rPr>
          <w:rFonts w:ascii="Times New Roman" w:eastAsiaTheme="minorEastAsia" w:hAnsi="Times New Roman" w:cs="Times New Roman"/>
          <w:sz w:val="24"/>
          <w:szCs w:val="24"/>
        </w:rPr>
        <w:t xml:space="preserve">average </w:t>
      </w:r>
      <w:r w:rsidR="00DE0D3D">
        <w:rPr>
          <w:rFonts w:ascii="Times New Roman" w:eastAsiaTheme="minorEastAsia" w:hAnsi="Times New Roman" w:cs="Times New Roman"/>
          <w:sz w:val="24"/>
          <w:szCs w:val="24"/>
        </w:rPr>
        <w:t>diameter as the</w:t>
      </w:r>
      <w:r w:rsidR="005E323E">
        <w:rPr>
          <w:rFonts w:ascii="Times New Roman" w:eastAsiaTheme="minorEastAsia" w:hAnsi="Times New Roman" w:cs="Times New Roman"/>
          <w:sz w:val="24"/>
          <w:szCs w:val="24"/>
        </w:rPr>
        <w:t xml:space="preserve"> scanned</w:t>
      </w:r>
      <w:r w:rsidR="00DE0D3D">
        <w:rPr>
          <w:rFonts w:ascii="Times New Roman" w:eastAsiaTheme="minorEastAsia" w:hAnsi="Times New Roman" w:cs="Times New Roman"/>
          <w:sz w:val="24"/>
          <w:szCs w:val="24"/>
        </w:rPr>
        <w:t xml:space="preserve"> pipe.</w:t>
      </w:r>
      <w:r w:rsidR="005E323E">
        <w:rPr>
          <w:rFonts w:ascii="Times New Roman" w:eastAsiaTheme="minorEastAsia" w:hAnsi="Times New Roman" w:cs="Times New Roman"/>
          <w:sz w:val="24"/>
          <w:szCs w:val="24"/>
        </w:rPr>
        <w:t xml:space="preserve"> This average diameter is determined using the reverse engineering software </w:t>
      </w:r>
      <w:proofErr w:type="spellStart"/>
      <w:r w:rsidR="005E323E">
        <w:rPr>
          <w:rFonts w:ascii="Times New Roman" w:eastAsiaTheme="minorEastAsia" w:hAnsi="Times New Roman" w:cs="Times New Roman"/>
          <w:sz w:val="24"/>
          <w:szCs w:val="24"/>
        </w:rPr>
        <w:t>Geomagic</w:t>
      </w:r>
      <w:proofErr w:type="spellEnd"/>
      <w:r w:rsidR="005E323E">
        <w:rPr>
          <w:rFonts w:ascii="Times New Roman" w:eastAsiaTheme="minorEastAsia" w:hAnsi="Times New Roman" w:cs="Times New Roman"/>
          <w:sz w:val="24"/>
          <w:szCs w:val="24"/>
        </w:rPr>
        <w:t xml:space="preserve"> as the diameter of the best fit cylinder to the scanned pipe surface. It is sufficient to scan the girth weld and its neighbourhood since this is the only part of the pipe surface relevant to the high – low misalignment.</w:t>
      </w:r>
      <w:r w:rsidR="00194423">
        <w:rPr>
          <w:rFonts w:ascii="Times New Roman" w:eastAsiaTheme="minorEastAsia" w:hAnsi="Times New Roman" w:cs="Times New Roman"/>
          <w:sz w:val="24"/>
          <w:szCs w:val="24"/>
        </w:rPr>
        <w:t xml:space="preserve"> The perfect cylinder is created using </w:t>
      </w:r>
      <w:proofErr w:type="gramStart"/>
      <w:r w:rsidR="00194423">
        <w:rPr>
          <w:rFonts w:ascii="Times New Roman" w:eastAsiaTheme="minorEastAsia" w:hAnsi="Times New Roman" w:cs="Times New Roman"/>
          <w:sz w:val="24"/>
          <w:szCs w:val="24"/>
        </w:rPr>
        <w:t>a 3D</w:t>
      </w:r>
      <w:proofErr w:type="gramEnd"/>
      <w:r w:rsidR="00194423">
        <w:rPr>
          <w:rFonts w:ascii="Times New Roman" w:eastAsiaTheme="minorEastAsia" w:hAnsi="Times New Roman" w:cs="Times New Roman"/>
          <w:sz w:val="24"/>
          <w:szCs w:val="24"/>
        </w:rPr>
        <w:t xml:space="preserve"> modelling software and imported to Geomagic for the comparison. The 3D comparison algorithm of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ove</w:t>
      </w:r>
      <w:r w:rsidR="00764EF5">
        <w:rPr>
          <w:rFonts w:ascii="Times New Roman" w:eastAsiaTheme="minorEastAsia" w:hAnsi="Times New Roman" w:cs="Times New Roman"/>
          <w:sz w:val="24"/>
          <w:szCs w:val="24"/>
        </w:rPr>
        <w:t>r</w:t>
      </w:r>
      <w:r w:rsidR="00194423">
        <w:rPr>
          <w:rFonts w:ascii="Times New Roman" w:eastAsiaTheme="minorEastAsia" w:hAnsi="Times New Roman" w:cs="Times New Roman"/>
          <w:sz w:val="24"/>
          <w:szCs w:val="24"/>
        </w:rPr>
        <w:t>laps the scanned</w:t>
      </w:r>
      <w:r w:rsidR="00764EF5">
        <w:rPr>
          <w:rFonts w:ascii="Times New Roman" w:eastAsiaTheme="minorEastAsia" w:hAnsi="Times New Roman" w:cs="Times New Roman"/>
          <w:sz w:val="24"/>
          <w:szCs w:val="24"/>
        </w:rPr>
        <w:t xml:space="preserve"> </w:t>
      </w:r>
      <w:r w:rsidR="00194423">
        <w:rPr>
          <w:rFonts w:ascii="Times New Roman" w:eastAsiaTheme="minorEastAsia" w:hAnsi="Times New Roman" w:cs="Times New Roman"/>
          <w:sz w:val="24"/>
          <w:szCs w:val="24"/>
        </w:rPr>
        <w:t>girth weld area of the pipe with the imported perfect cylinder and creates a colour map which shows the deviations of the scanned surface from the perfect cylinder in millimeters at each point of the scanned surface</w:t>
      </w:r>
      <w:r w:rsidR="00764EF5">
        <w:rPr>
          <w:rFonts w:ascii="Times New Roman" w:eastAsiaTheme="minorEastAsia" w:hAnsi="Times New Roman" w:cs="Times New Roman"/>
          <w:sz w:val="24"/>
          <w:szCs w:val="24"/>
        </w:rPr>
        <w:t xml:space="preserve"> (</w:t>
      </w:r>
      <w:r w:rsidR="00764EF5">
        <w:rPr>
          <w:rFonts w:ascii="Times New Roman" w:eastAsiaTheme="minorEastAsia" w:hAnsi="Times New Roman" w:cs="Times New Roman"/>
          <w:sz w:val="24"/>
          <w:szCs w:val="24"/>
        </w:rPr>
        <w:fldChar w:fldCharType="begin"/>
      </w:r>
      <w:r w:rsidR="00764EF5">
        <w:rPr>
          <w:rFonts w:ascii="Times New Roman" w:eastAsiaTheme="minorEastAsia" w:hAnsi="Times New Roman" w:cs="Times New Roman"/>
          <w:sz w:val="24"/>
          <w:szCs w:val="24"/>
        </w:rPr>
        <w:instrText xml:space="preserve"> REF _Ref393291512 \h </w:instrText>
      </w:r>
      <w:r w:rsidR="00764EF5">
        <w:rPr>
          <w:rFonts w:ascii="Times New Roman" w:eastAsiaTheme="minorEastAsia" w:hAnsi="Times New Roman" w:cs="Times New Roman"/>
          <w:sz w:val="24"/>
          <w:szCs w:val="24"/>
        </w:rPr>
      </w:r>
      <w:r w:rsidR="00764EF5">
        <w:rPr>
          <w:rFonts w:ascii="Times New Roman" w:eastAsiaTheme="minorEastAsia" w:hAnsi="Times New Roman" w:cs="Times New Roman"/>
          <w:sz w:val="24"/>
          <w:szCs w:val="24"/>
        </w:rPr>
        <w:fldChar w:fldCharType="separate"/>
      </w:r>
      <w:r w:rsidR="00764EF5" w:rsidRPr="00764EF5">
        <w:rPr>
          <w:rFonts w:ascii="Times New Roman" w:hAnsi="Times New Roman" w:cs="Times New Roman"/>
          <w:sz w:val="24"/>
          <w:szCs w:val="24"/>
        </w:rPr>
        <w:t xml:space="preserve">Figure </w:t>
      </w:r>
      <w:r w:rsidR="00764EF5" w:rsidRPr="00764EF5">
        <w:rPr>
          <w:rFonts w:ascii="Times New Roman" w:hAnsi="Times New Roman" w:cs="Times New Roman"/>
          <w:noProof/>
          <w:sz w:val="24"/>
          <w:szCs w:val="24"/>
        </w:rPr>
        <w:t>32</w:t>
      </w:r>
      <w:r w:rsidR="00764EF5">
        <w:rPr>
          <w:rFonts w:ascii="Times New Roman" w:eastAsiaTheme="minorEastAsia" w:hAnsi="Times New Roman" w:cs="Times New Roman"/>
          <w:sz w:val="24"/>
          <w:szCs w:val="24"/>
        </w:rPr>
        <w:fldChar w:fldCharType="end"/>
      </w:r>
      <w:r w:rsidR="00764EF5">
        <w:rPr>
          <w:rFonts w:ascii="Times New Roman" w:eastAsiaTheme="minorEastAsia" w:hAnsi="Times New Roman" w:cs="Times New Roman"/>
          <w:sz w:val="24"/>
          <w:szCs w:val="24"/>
        </w:rPr>
        <w:t>)</w:t>
      </w:r>
      <w:r w:rsidR="00194423">
        <w:rPr>
          <w:rFonts w:ascii="Times New Roman" w:eastAsiaTheme="minorEastAsia" w:hAnsi="Times New Roman" w:cs="Times New Roman"/>
          <w:sz w:val="24"/>
          <w:szCs w:val="24"/>
        </w:rPr>
        <w:t>.</w:t>
      </w:r>
    </w:p>
    <w:p w:rsidR="00764EF5" w:rsidRDefault="00764EF5" w:rsidP="00764EF5">
      <w:pPr>
        <w:keepNext/>
        <w:jc w:val="both"/>
      </w:pPr>
      <w:r>
        <w:rPr>
          <w:rFonts w:ascii="Times New Roman" w:eastAsiaTheme="minorEastAsia" w:hAnsi="Times New Roman" w:cs="Times New Roman"/>
          <w:noProof/>
          <w:sz w:val="24"/>
          <w:szCs w:val="24"/>
          <w:lang w:eastAsia="en-CA"/>
        </w:rPr>
        <w:lastRenderedPageBreak/>
        <w:drawing>
          <wp:inline distT="0" distB="0" distL="0" distR="0" wp14:anchorId="4C110250" wp14:editId="43929506">
            <wp:extent cx="5943600" cy="3205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owMisalignmentDeviation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764EF5" w:rsidRPr="00764EF5" w:rsidRDefault="00764EF5" w:rsidP="00764EF5">
      <w:pPr>
        <w:pStyle w:val="Caption"/>
        <w:jc w:val="center"/>
        <w:rPr>
          <w:rFonts w:ascii="Times New Roman" w:hAnsi="Times New Roman" w:cs="Times New Roman"/>
          <w:color w:val="auto"/>
          <w:sz w:val="24"/>
          <w:szCs w:val="24"/>
        </w:rPr>
      </w:pPr>
      <w:bookmarkStart w:id="70" w:name="_Ref393291512"/>
      <w:r w:rsidRPr="00764EF5">
        <w:rPr>
          <w:rFonts w:ascii="Times New Roman" w:hAnsi="Times New Roman" w:cs="Times New Roman"/>
          <w:color w:val="auto"/>
          <w:sz w:val="24"/>
          <w:szCs w:val="24"/>
        </w:rPr>
        <w:t xml:space="preserve">Figure </w:t>
      </w:r>
      <w:r w:rsidRPr="00764EF5">
        <w:rPr>
          <w:rFonts w:ascii="Times New Roman" w:hAnsi="Times New Roman" w:cs="Times New Roman"/>
          <w:color w:val="auto"/>
          <w:sz w:val="24"/>
          <w:szCs w:val="24"/>
        </w:rPr>
        <w:fldChar w:fldCharType="begin"/>
      </w:r>
      <w:r w:rsidRPr="00764EF5">
        <w:rPr>
          <w:rFonts w:ascii="Times New Roman" w:hAnsi="Times New Roman" w:cs="Times New Roman"/>
          <w:color w:val="auto"/>
          <w:sz w:val="24"/>
          <w:szCs w:val="24"/>
        </w:rPr>
        <w:instrText xml:space="preserve"> SEQ Figure \* ARABIC </w:instrText>
      </w:r>
      <w:r w:rsidRPr="00764EF5">
        <w:rPr>
          <w:rFonts w:ascii="Times New Roman" w:hAnsi="Times New Roman" w:cs="Times New Roman"/>
          <w:color w:val="auto"/>
          <w:sz w:val="24"/>
          <w:szCs w:val="24"/>
        </w:rPr>
        <w:fldChar w:fldCharType="separate"/>
      </w:r>
      <w:r w:rsidRPr="00764EF5">
        <w:rPr>
          <w:rFonts w:ascii="Times New Roman" w:hAnsi="Times New Roman" w:cs="Times New Roman"/>
          <w:noProof/>
          <w:color w:val="auto"/>
          <w:sz w:val="24"/>
          <w:szCs w:val="24"/>
        </w:rPr>
        <w:t>32</w:t>
      </w:r>
      <w:r w:rsidRPr="00764EF5">
        <w:rPr>
          <w:rFonts w:ascii="Times New Roman" w:hAnsi="Times New Roman" w:cs="Times New Roman"/>
          <w:color w:val="auto"/>
          <w:sz w:val="24"/>
          <w:szCs w:val="24"/>
        </w:rPr>
        <w:fldChar w:fldCharType="end"/>
      </w:r>
      <w:bookmarkEnd w:id="70"/>
      <w:r w:rsidRPr="00764EF5">
        <w:rPr>
          <w:rFonts w:ascii="Times New Roman" w:hAnsi="Times New Roman" w:cs="Times New Roman"/>
          <w:color w:val="auto"/>
          <w:sz w:val="24"/>
          <w:szCs w:val="24"/>
        </w:rPr>
        <w:t>: Colour map of deviations between the scanned girth weld area and a perfect cylinder</w:t>
      </w:r>
      <w:r w:rsidR="00835C98">
        <w:rPr>
          <w:rFonts w:ascii="Times New Roman" w:hAnsi="Times New Roman" w:cs="Times New Roman"/>
          <w:color w:val="auto"/>
          <w:sz w:val="24"/>
          <w:szCs w:val="24"/>
        </w:rPr>
        <w:t xml:space="preserve"> (Test 1)</w:t>
      </w:r>
    </w:p>
    <w:p w:rsidR="00DE0D3D" w:rsidRDefault="00764EF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colour map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_Ref393291512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764EF5">
        <w:rPr>
          <w:rFonts w:ascii="Times New Roman" w:hAnsi="Times New Roman" w:cs="Times New Roman"/>
          <w:sz w:val="24"/>
          <w:szCs w:val="24"/>
        </w:rPr>
        <w:t xml:space="preserve">Figure </w:t>
      </w:r>
      <w:r w:rsidRPr="00764EF5">
        <w:rPr>
          <w:rFonts w:ascii="Times New Roman" w:hAnsi="Times New Roman" w:cs="Times New Roman"/>
          <w:noProof/>
          <w:sz w:val="24"/>
          <w:szCs w:val="24"/>
        </w:rPr>
        <w:t>32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shades of green and blue indicate that the scanned surface is below the surface of the perfect cylinder and the shades of yellow and red indicate that the scanned surface is above the perfect cylinder surface. This colour convention can also be recognized from the </w:t>
      </w:r>
      <w:r w:rsidR="00A0034F">
        <w:rPr>
          <w:rFonts w:ascii="Times New Roman" w:eastAsiaTheme="minorEastAsia" w:hAnsi="Times New Roman" w:cs="Times New Roman"/>
          <w:sz w:val="24"/>
          <w:szCs w:val="24"/>
        </w:rPr>
        <w:t xml:space="preserve">dark red </w:t>
      </w:r>
      <w:r>
        <w:rPr>
          <w:rFonts w:ascii="Times New Roman" w:eastAsiaTheme="minorEastAsia" w:hAnsi="Times New Roman" w:cs="Times New Roman"/>
          <w:sz w:val="24"/>
          <w:szCs w:val="24"/>
        </w:rPr>
        <w:t xml:space="preserve">colours of the girth weld </w:t>
      </w:r>
      <w:r w:rsidR="00A0034F">
        <w:rPr>
          <w:rFonts w:ascii="Times New Roman" w:eastAsiaTheme="minorEastAsia" w:hAnsi="Times New Roman" w:cs="Times New Roman"/>
          <w:sz w:val="24"/>
          <w:szCs w:val="24"/>
        </w:rPr>
        <w:t>location which has greater diameter than the rest of the pipe.</w:t>
      </w:r>
      <w:r w:rsidR="00666D41">
        <w:rPr>
          <w:rFonts w:ascii="Times New Roman" w:eastAsiaTheme="minorEastAsia" w:hAnsi="Times New Roman" w:cs="Times New Roman"/>
          <w:sz w:val="24"/>
          <w:szCs w:val="24"/>
        </w:rPr>
        <w:t xml:space="preserve"> The annotations in </w:t>
      </w:r>
      <w:r w:rsidR="00666D41">
        <w:rPr>
          <w:rFonts w:ascii="Times New Roman" w:eastAsiaTheme="minorEastAsia" w:hAnsi="Times New Roman" w:cs="Times New Roman"/>
          <w:sz w:val="24"/>
          <w:szCs w:val="24"/>
        </w:rPr>
        <w:fldChar w:fldCharType="begin"/>
      </w:r>
      <w:r w:rsidR="00666D41">
        <w:rPr>
          <w:rFonts w:ascii="Times New Roman" w:eastAsiaTheme="minorEastAsia" w:hAnsi="Times New Roman" w:cs="Times New Roman"/>
          <w:sz w:val="24"/>
          <w:szCs w:val="24"/>
        </w:rPr>
        <w:instrText xml:space="preserve"> REF _Ref393291512 \h </w:instrText>
      </w:r>
      <w:r w:rsidR="00666D41">
        <w:rPr>
          <w:rFonts w:ascii="Times New Roman" w:eastAsiaTheme="minorEastAsia" w:hAnsi="Times New Roman" w:cs="Times New Roman"/>
          <w:sz w:val="24"/>
          <w:szCs w:val="24"/>
        </w:rPr>
      </w:r>
      <w:r w:rsidR="00666D41">
        <w:rPr>
          <w:rFonts w:ascii="Times New Roman" w:eastAsiaTheme="minorEastAsia" w:hAnsi="Times New Roman" w:cs="Times New Roman"/>
          <w:sz w:val="24"/>
          <w:szCs w:val="24"/>
        </w:rPr>
        <w:fldChar w:fldCharType="separate"/>
      </w:r>
      <w:r w:rsidR="00666D41" w:rsidRPr="00764EF5">
        <w:rPr>
          <w:rFonts w:ascii="Times New Roman" w:hAnsi="Times New Roman" w:cs="Times New Roman"/>
          <w:sz w:val="24"/>
          <w:szCs w:val="24"/>
        </w:rPr>
        <w:t xml:space="preserve">Figure </w:t>
      </w:r>
      <w:r w:rsidR="00666D41" w:rsidRPr="00764EF5">
        <w:rPr>
          <w:rFonts w:ascii="Times New Roman" w:hAnsi="Times New Roman" w:cs="Times New Roman"/>
          <w:noProof/>
          <w:sz w:val="24"/>
          <w:szCs w:val="24"/>
        </w:rPr>
        <w:t>32</w:t>
      </w:r>
      <w:r w:rsidR="00666D41">
        <w:rPr>
          <w:rFonts w:ascii="Times New Roman" w:eastAsiaTheme="minorEastAsia" w:hAnsi="Times New Roman" w:cs="Times New Roman"/>
          <w:sz w:val="24"/>
          <w:szCs w:val="24"/>
        </w:rPr>
        <w:fldChar w:fldCharType="end"/>
      </w:r>
      <w:r w:rsidR="00666D41">
        <w:rPr>
          <w:rFonts w:ascii="Times New Roman" w:eastAsiaTheme="minorEastAsia" w:hAnsi="Times New Roman" w:cs="Times New Roman"/>
          <w:sz w:val="24"/>
          <w:szCs w:val="24"/>
        </w:rPr>
        <w:t xml:space="preserve"> show the magnitude of the deviations at both sides of the girth weld at three greatest misalignment locations.</w:t>
      </w:r>
      <w:r w:rsidR="00845489">
        <w:rPr>
          <w:rFonts w:ascii="Times New Roman" w:eastAsiaTheme="minorEastAsia" w:hAnsi="Times New Roman" w:cs="Times New Roman"/>
          <w:sz w:val="24"/>
          <w:szCs w:val="24"/>
        </w:rPr>
        <w:t xml:space="preserve"> The greatest magnitude of misalignment is observed as 0.896 mm</w:t>
      </w:r>
      <w:r w:rsidR="00835C98">
        <w:rPr>
          <w:rFonts w:ascii="Times New Roman" w:eastAsiaTheme="minorEastAsia" w:hAnsi="Times New Roman" w:cs="Times New Roman"/>
          <w:sz w:val="24"/>
          <w:szCs w:val="24"/>
        </w:rPr>
        <w:t xml:space="preserve"> for test 1</w:t>
      </w:r>
      <w:r w:rsidR="00845489">
        <w:rPr>
          <w:rFonts w:ascii="Times New Roman" w:eastAsiaTheme="minorEastAsia" w:hAnsi="Times New Roman" w:cs="Times New Roman"/>
          <w:sz w:val="24"/>
          <w:szCs w:val="24"/>
        </w:rPr>
        <w:t>.</w:t>
      </w:r>
      <w:r w:rsidR="00835C98">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 xml:space="preserve">Using this misalignment value the parameter </w:t>
      </w:r>
      <m:oMath>
        <m:r>
          <w:rPr>
            <w:rFonts w:ascii="Cambria Math" w:eastAsiaTheme="minorEastAsia" w:hAnsi="Cambria Math" w:cs="Times New Roman"/>
            <w:sz w:val="24"/>
            <w:szCs w:val="24"/>
          </w:rPr>
          <m:t>ψ</m:t>
        </m:r>
      </m:oMath>
      <w:r w:rsidR="00F10F1E">
        <w:rPr>
          <w:rFonts w:ascii="Times New Roman" w:eastAsiaTheme="minorEastAsia" w:hAnsi="Times New Roman" w:cs="Times New Roman"/>
          <w:sz w:val="24"/>
          <w:szCs w:val="24"/>
        </w:rPr>
        <w:t xml:space="preserve"> is computed as</w:t>
      </w:r>
      <w:r w:rsidR="00845489">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0.1297.</w:t>
      </w:r>
      <w:r w:rsidR="00E76F93">
        <w:rPr>
          <w:rFonts w:ascii="Times New Roman" w:eastAsiaTheme="minorEastAsia" w:hAnsi="Times New Roman" w:cs="Times New Roman"/>
          <w:sz w:val="24"/>
          <w:szCs w:val="24"/>
        </w:rPr>
        <w:t xml:space="preserve"> </w:t>
      </w:r>
    </w:p>
    <w:p w:rsidR="00E76F93" w:rsidRDefault="00E76F9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is computed based on the results of small scale tension tests of the weld metal and the base metal as 1.028. Using these values for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and the values listed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_Ref393219349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493E70">
        <w:rPr>
          <w:rFonts w:ascii="Times New Roman" w:hAnsi="Times New Roman" w:cs="Times New Roman"/>
          <w:sz w:val="24"/>
          <w:szCs w:val="24"/>
        </w:rPr>
        <w:t xml:space="preserve">Table </w:t>
      </w:r>
      <w:r w:rsidRPr="00493E70">
        <w:rPr>
          <w:rFonts w:ascii="Times New Roman" w:hAnsi="Times New Roman" w:cs="Times New Roman"/>
          <w:noProof/>
          <w:sz w:val="24"/>
          <w:szCs w:val="24"/>
        </w:rPr>
        <w:t>13</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Eq. (11) predicts the tensile strain capacity as shown in</w:t>
      </w:r>
      <w:r w:rsidR="0074503B">
        <w:rPr>
          <w:rFonts w:ascii="Times New Roman" w:eastAsiaTheme="minorEastAsia" w:hAnsi="Times New Roman" w:cs="Times New Roman"/>
          <w:sz w:val="24"/>
          <w:szCs w:val="24"/>
        </w:rPr>
        <w:t xml:space="preserve"> </w:t>
      </w:r>
      <w:r w:rsidR="0074503B">
        <w:rPr>
          <w:rFonts w:ascii="Times New Roman" w:eastAsiaTheme="minorEastAsia" w:hAnsi="Times New Roman" w:cs="Times New Roman"/>
          <w:sz w:val="24"/>
          <w:szCs w:val="24"/>
        </w:rPr>
        <w:fldChar w:fldCharType="begin"/>
      </w:r>
      <w:r w:rsidR="0074503B">
        <w:rPr>
          <w:rFonts w:ascii="Times New Roman" w:eastAsiaTheme="minorEastAsia" w:hAnsi="Times New Roman" w:cs="Times New Roman"/>
          <w:sz w:val="24"/>
          <w:szCs w:val="24"/>
        </w:rPr>
        <w:instrText xml:space="preserve"> REF _Ref393304065 \h </w:instrText>
      </w:r>
      <w:r w:rsidR="0074503B">
        <w:rPr>
          <w:rFonts w:ascii="Times New Roman" w:eastAsiaTheme="minorEastAsia" w:hAnsi="Times New Roman" w:cs="Times New Roman"/>
          <w:sz w:val="24"/>
          <w:szCs w:val="24"/>
        </w:rPr>
      </w:r>
      <w:r w:rsidR="0074503B">
        <w:rPr>
          <w:rFonts w:ascii="Times New Roman" w:eastAsiaTheme="minorEastAsia" w:hAnsi="Times New Roman" w:cs="Times New Roman"/>
          <w:sz w:val="24"/>
          <w:szCs w:val="24"/>
        </w:rPr>
        <w:fldChar w:fldCharType="separate"/>
      </w:r>
      <w:r w:rsidR="0074503B" w:rsidRPr="002A1024">
        <w:rPr>
          <w:rFonts w:ascii="Times New Roman" w:hAnsi="Times New Roman" w:cs="Times New Roman"/>
          <w:sz w:val="24"/>
          <w:szCs w:val="24"/>
        </w:rPr>
        <w:t xml:space="preserve">Table </w:t>
      </w:r>
      <w:r w:rsidR="0074503B" w:rsidRPr="002A1024">
        <w:rPr>
          <w:rFonts w:ascii="Times New Roman" w:hAnsi="Times New Roman" w:cs="Times New Roman"/>
          <w:noProof/>
          <w:sz w:val="24"/>
          <w:szCs w:val="24"/>
        </w:rPr>
        <w:t>14</w:t>
      </w:r>
      <w:r w:rsidR="0074503B">
        <w:rPr>
          <w:rFonts w:ascii="Times New Roman" w:eastAsiaTheme="minorEastAsia" w:hAnsi="Times New Roman" w:cs="Times New Roman"/>
          <w:sz w:val="24"/>
          <w:szCs w:val="24"/>
        </w:rPr>
        <w:fldChar w:fldCharType="end"/>
      </w:r>
      <w:r w:rsidR="0074503B">
        <w:rPr>
          <w:rFonts w:ascii="Times New Roman" w:eastAsiaTheme="minorEastAsia" w:hAnsi="Times New Roman" w:cs="Times New Roman"/>
          <w:sz w:val="24"/>
          <w:szCs w:val="24"/>
        </w:rPr>
        <w:t xml:space="preserve">. However it should be noted that the applicability range of Eq. (11) for the wall thickness is </w:t>
      </w:r>
      <m:oMath>
        <m:r>
          <w:rPr>
            <w:rFonts w:ascii="Cambria Math" w:eastAsiaTheme="minorEastAsia" w:hAnsi="Cambria Math" w:cs="Times New Roman"/>
            <w:sz w:val="24"/>
            <w:szCs w:val="24"/>
          </w:rPr>
          <m:t>t∈[12.7 mm, 25.4 mm]</m:t>
        </m:r>
      </m:oMath>
      <w:r w:rsidR="0074503B">
        <w:rPr>
          <w:rFonts w:ascii="Times New Roman" w:eastAsiaTheme="minorEastAsia" w:hAnsi="Times New Roman" w:cs="Times New Roman"/>
          <w:sz w:val="24"/>
          <w:szCs w:val="24"/>
        </w:rPr>
        <w:t xml:space="preserve"> which doesn’t cover the 7 mm wall thickness of the X52 vintage pipe.  </w:t>
      </w:r>
    </w:p>
    <w:p w:rsidR="002A1024" w:rsidRPr="002A1024" w:rsidRDefault="002A1024" w:rsidP="002A1024">
      <w:pPr>
        <w:pStyle w:val="Caption"/>
        <w:keepNext/>
        <w:jc w:val="center"/>
        <w:rPr>
          <w:rFonts w:ascii="Times New Roman" w:hAnsi="Times New Roman" w:cs="Times New Roman"/>
          <w:color w:val="auto"/>
          <w:sz w:val="24"/>
          <w:szCs w:val="24"/>
        </w:rPr>
      </w:pPr>
      <w:bookmarkStart w:id="71" w:name="_Ref393304065"/>
      <w:r w:rsidRPr="002A1024">
        <w:rPr>
          <w:rFonts w:ascii="Times New Roman" w:hAnsi="Times New Roman" w:cs="Times New Roman"/>
          <w:color w:val="auto"/>
          <w:sz w:val="24"/>
          <w:szCs w:val="24"/>
        </w:rPr>
        <w:t xml:space="preserve">Table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SEQ Table \* ARABIC </w:instrText>
      </w:r>
      <w:r w:rsidRPr="002A1024">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14</w:t>
      </w:r>
      <w:r w:rsidRPr="002A1024">
        <w:rPr>
          <w:rFonts w:ascii="Times New Roman" w:hAnsi="Times New Roman" w:cs="Times New Roman"/>
          <w:color w:val="auto"/>
          <w:sz w:val="24"/>
          <w:szCs w:val="24"/>
        </w:rPr>
        <w:fldChar w:fldCharType="end"/>
      </w:r>
      <w:bookmarkEnd w:id="71"/>
      <w:r w:rsidRPr="002A1024">
        <w:rPr>
          <w:rFonts w:ascii="Times New Roman" w:hAnsi="Times New Roman" w:cs="Times New Roman"/>
          <w:color w:val="auto"/>
          <w:sz w:val="24"/>
          <w:szCs w:val="24"/>
        </w:rPr>
        <w:t>: Tensile Strain Capacity According to the PRCI report</w:t>
      </w:r>
      <w:r>
        <w:rPr>
          <w:rFonts w:ascii="Times New Roman" w:hAnsi="Times New Roman" w:cs="Times New Roman"/>
          <w:color w:val="auto"/>
          <w:sz w:val="24"/>
          <w:szCs w:val="24"/>
        </w:rPr>
        <w:t xml:space="preserv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REF prci \h </w:instrText>
      </w:r>
      <w:r w:rsidRPr="002A1024">
        <w:rPr>
          <w:rFonts w:ascii="Times New Roman" w:hAnsi="Times New Roman" w:cs="Times New Roman"/>
          <w:color w:val="auto"/>
          <w:sz w:val="24"/>
          <w:szCs w:val="24"/>
        </w:rPr>
      </w:r>
      <w:r w:rsidRPr="002A1024">
        <w:rPr>
          <w:rFonts w:ascii="Times New Roman" w:hAnsi="Times New Roman" w:cs="Times New Roman"/>
          <w:color w:val="auto"/>
          <w:sz w:val="24"/>
          <w:szCs w:val="24"/>
        </w:rPr>
        <w:fldChar w:fldCharType="separate"/>
      </w:r>
      <w:r w:rsidRPr="002A1024">
        <w:rPr>
          <w:rFonts w:ascii="Times New Roman" w:hAnsi="Times New Roman" w:cs="Times New Roman"/>
          <w:color w:val="auto"/>
          <w:sz w:val="24"/>
          <w:szCs w:val="24"/>
        </w:rPr>
        <w:t>[24]</w:t>
      </w:r>
      <w:r w:rsidRPr="002A1024">
        <w:rPr>
          <w:rFonts w:ascii="Times New Roman" w:hAnsi="Times New Roman" w:cs="Times New Roman"/>
          <w:color w:val="auto"/>
          <w:sz w:val="24"/>
          <w:szCs w:val="24"/>
        </w:rPr>
        <w:fldChar w:fldCharType="end"/>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76F93" w:rsidTr="00E76F93">
        <w:tc>
          <w:tcPr>
            <w:tcW w:w="1197" w:type="dxa"/>
          </w:tcPr>
          <w:p w:rsidR="00E76F93" w:rsidRDefault="00E76F93" w:rsidP="00D94122">
            <w:pPr>
              <w:jc w:val="both"/>
              <w:rPr>
                <w:rFonts w:ascii="Times New Roman" w:eastAsiaTheme="minorEastAsia" w:hAnsi="Times New Roman" w:cs="Times New Roman"/>
                <w:sz w:val="24"/>
                <w:szCs w:val="24"/>
              </w:rPr>
            </w:pPr>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ξ</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ψ</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ϕ</m:t>
                </m:r>
              </m:oMath>
            </m:oMathPara>
          </w:p>
        </w:tc>
        <w:tc>
          <w:tcPr>
            <w:tcW w:w="1197" w:type="dxa"/>
          </w:tcPr>
          <w:p w:rsidR="00E76F93" w:rsidRDefault="00362797" w:rsidP="00835C9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m:oMathPara>
          </w:p>
        </w:tc>
        <w:tc>
          <w:tcPr>
            <w:tcW w:w="1197" w:type="dxa"/>
          </w:tcPr>
          <w:p w:rsidR="00E76F93" w:rsidRDefault="00362797" w:rsidP="00835C98">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crit,g</m:t>
                    </m:r>
                  </m:sup>
                </m:sSubSup>
              </m:oMath>
            </m:oMathPara>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0.1297</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0.27 %</w:t>
            </w:r>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2</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0.1959</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0.34 %</w:t>
            </w:r>
          </w:p>
        </w:tc>
      </w:tr>
    </w:tbl>
    <w:p w:rsidR="00E76F93" w:rsidRPr="0001390B" w:rsidRDefault="00E76F93" w:rsidP="00D94122">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3C729A" w:rsidRDefault="00DC5873" w:rsidP="000325B9">
      <w:pPr>
        <w:spacing w:after="0" w:line="240" w:lineRule="auto"/>
        <w:jc w:val="both"/>
        <w:rPr>
          <w:rFonts w:ascii="Times New Roman" w:hAnsi="Times New Roman" w:cs="Times New Roman"/>
          <w:sz w:val="24"/>
          <w:szCs w:val="24"/>
        </w:rPr>
      </w:pPr>
      <w:r w:rsidRPr="00DC5873">
        <w:rPr>
          <w:rFonts w:ascii="Times New Roman" w:hAnsi="Times New Roman" w:cs="Times New Roman"/>
          <w:sz w:val="24"/>
          <w:szCs w:val="24"/>
        </w:rPr>
        <w:lastRenderedPageBreak/>
        <w:t>A comparison of the predicted tensile strain capacity values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_Ref393219349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493E70">
        <w:rPr>
          <w:rFonts w:ascii="Times New Roman" w:hAnsi="Times New Roman" w:cs="Times New Roman"/>
          <w:sz w:val="24"/>
          <w:szCs w:val="24"/>
        </w:rPr>
        <w:t xml:space="preserve">Table </w:t>
      </w:r>
      <w:r>
        <w:rPr>
          <w:rFonts w:ascii="Times New Roman" w:hAnsi="Times New Roman" w:cs="Times New Roman"/>
          <w:noProof/>
          <w:sz w:val="24"/>
          <w:szCs w:val="24"/>
        </w:rPr>
        <w:t>13</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DC5873">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_Ref393304065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2A1024">
        <w:rPr>
          <w:rFonts w:ascii="Times New Roman" w:hAnsi="Times New Roman" w:cs="Times New Roman"/>
          <w:sz w:val="24"/>
          <w:szCs w:val="24"/>
        </w:rPr>
        <w:t xml:space="preserve">Table </w:t>
      </w:r>
      <w:r w:rsidRPr="002A1024">
        <w:rPr>
          <w:rFonts w:ascii="Times New Roman" w:hAnsi="Times New Roman" w:cs="Times New Roman"/>
          <w:noProof/>
          <w:sz w:val="24"/>
          <w:szCs w:val="24"/>
        </w:rPr>
        <w:t>14</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5E04A9">
        <w:rPr>
          <w:rFonts w:ascii="Times New Roman" w:hAnsi="Times New Roman" w:cs="Times New Roman"/>
          <w:sz w:val="24"/>
          <w:szCs w:val="24"/>
        </w:rPr>
        <w:t>with the</w:t>
      </w:r>
      <w:r>
        <w:rPr>
          <w:rFonts w:ascii="Times New Roman" w:hAnsi="Times New Roman" w:cs="Times New Roman"/>
          <w:b/>
          <w:sz w:val="24"/>
          <w:szCs w:val="24"/>
        </w:rPr>
        <w:t xml:space="preserve"> </w:t>
      </w:r>
      <w:r>
        <w:rPr>
          <w:rFonts w:ascii="Times New Roman" w:hAnsi="Times New Roman" w:cs="Times New Roman"/>
          <w:sz w:val="24"/>
          <w:szCs w:val="24"/>
        </w:rPr>
        <w:t xml:space="preserve">experimental results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E3268">
        <w:rPr>
          <w:rFonts w:ascii="Times New Roman" w:hAnsi="Times New Roman" w:cs="Times New Roman"/>
          <w:sz w:val="24"/>
          <w:szCs w:val="24"/>
        </w:rPr>
        <w:t xml:space="preserve">Figure </w:t>
      </w:r>
      <w:r>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_Ref392525794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520F5B">
        <w:rPr>
          <w:rFonts w:ascii="Times New Roman" w:hAnsi="Times New Roman" w:cs="Times New Roman"/>
          <w:sz w:val="24"/>
          <w:szCs w:val="24"/>
        </w:rPr>
        <w:t xml:space="preserve">Figure </w:t>
      </w:r>
      <w:r>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E04A9">
        <w:rPr>
          <w:rFonts w:ascii="Times New Roman" w:hAnsi="Times New Roman" w:cs="Times New Roman"/>
          <w:sz w:val="24"/>
          <w:szCs w:val="24"/>
        </w:rPr>
        <w:t xml:space="preserve">is shown in </w:t>
      </w:r>
      <w:r w:rsidR="005E04A9">
        <w:rPr>
          <w:rFonts w:ascii="Times New Roman" w:hAnsi="Times New Roman" w:cs="Times New Roman"/>
          <w:sz w:val="24"/>
          <w:szCs w:val="24"/>
        </w:rPr>
        <w:fldChar w:fldCharType="begin"/>
      </w:r>
      <w:r w:rsidR="005E04A9">
        <w:rPr>
          <w:rFonts w:ascii="Times New Roman" w:hAnsi="Times New Roman" w:cs="Times New Roman"/>
          <w:sz w:val="24"/>
          <w:szCs w:val="24"/>
        </w:rPr>
        <w:instrText xml:space="preserve"> REF _Ref393389331 \h </w:instrText>
      </w:r>
      <w:r w:rsidR="005E04A9">
        <w:rPr>
          <w:rFonts w:ascii="Times New Roman" w:hAnsi="Times New Roman" w:cs="Times New Roman"/>
          <w:sz w:val="24"/>
          <w:szCs w:val="24"/>
        </w:rPr>
      </w:r>
      <w:r w:rsidR="005E04A9">
        <w:rPr>
          <w:rFonts w:ascii="Times New Roman" w:hAnsi="Times New Roman" w:cs="Times New Roman"/>
          <w:sz w:val="24"/>
          <w:szCs w:val="24"/>
        </w:rPr>
        <w:fldChar w:fldCharType="separate"/>
      </w:r>
      <w:r w:rsidR="005E04A9" w:rsidRPr="003C729A">
        <w:rPr>
          <w:rFonts w:ascii="Times New Roman" w:hAnsi="Times New Roman" w:cs="Times New Roman"/>
          <w:sz w:val="24"/>
          <w:szCs w:val="24"/>
        </w:rPr>
        <w:t xml:space="preserve">Table </w:t>
      </w:r>
      <w:r w:rsidR="005E04A9" w:rsidRPr="003C729A">
        <w:rPr>
          <w:rFonts w:ascii="Times New Roman" w:hAnsi="Times New Roman" w:cs="Times New Roman"/>
          <w:noProof/>
          <w:sz w:val="24"/>
          <w:szCs w:val="24"/>
        </w:rPr>
        <w:t>15</w:t>
      </w:r>
      <w:r w:rsidR="005E04A9">
        <w:rPr>
          <w:rFonts w:ascii="Times New Roman" w:hAnsi="Times New Roman" w:cs="Times New Roman"/>
          <w:sz w:val="24"/>
          <w:szCs w:val="24"/>
        </w:rPr>
        <w:fldChar w:fldCharType="end"/>
      </w:r>
      <w:r w:rsidR="005E04A9">
        <w:rPr>
          <w:rFonts w:ascii="Times New Roman" w:hAnsi="Times New Roman" w:cs="Times New Roman"/>
          <w:sz w:val="24"/>
          <w:szCs w:val="24"/>
        </w:rPr>
        <w:t xml:space="preserve">. </w:t>
      </w:r>
    </w:p>
    <w:p w:rsidR="005E04A9" w:rsidRDefault="005E04A9" w:rsidP="000325B9">
      <w:pPr>
        <w:spacing w:after="0" w:line="240" w:lineRule="auto"/>
        <w:jc w:val="both"/>
        <w:rPr>
          <w:rFonts w:ascii="Times New Roman" w:hAnsi="Times New Roman" w:cs="Times New Roman"/>
          <w:sz w:val="24"/>
          <w:szCs w:val="24"/>
        </w:rPr>
      </w:pPr>
      <w:bookmarkStart w:id="72" w:name="_GoBack"/>
      <w:bookmarkEnd w:id="72"/>
    </w:p>
    <w:p w:rsidR="003C729A" w:rsidRPr="003C729A" w:rsidRDefault="003C729A" w:rsidP="003C729A">
      <w:pPr>
        <w:pStyle w:val="Caption"/>
        <w:keepNext/>
        <w:jc w:val="center"/>
        <w:rPr>
          <w:rFonts w:ascii="Times New Roman" w:hAnsi="Times New Roman" w:cs="Times New Roman"/>
          <w:color w:val="auto"/>
          <w:sz w:val="24"/>
          <w:szCs w:val="24"/>
        </w:rPr>
      </w:pPr>
      <w:bookmarkStart w:id="73" w:name="_Ref393389331"/>
      <w:r w:rsidRPr="003C729A">
        <w:rPr>
          <w:rFonts w:ascii="Times New Roman" w:hAnsi="Times New Roman" w:cs="Times New Roman"/>
          <w:color w:val="auto"/>
          <w:sz w:val="24"/>
          <w:szCs w:val="24"/>
        </w:rPr>
        <w:t xml:space="preserve">Table </w:t>
      </w:r>
      <w:r w:rsidRPr="003C729A">
        <w:rPr>
          <w:rFonts w:ascii="Times New Roman" w:hAnsi="Times New Roman" w:cs="Times New Roman"/>
          <w:color w:val="auto"/>
          <w:sz w:val="24"/>
          <w:szCs w:val="24"/>
        </w:rPr>
        <w:fldChar w:fldCharType="begin"/>
      </w:r>
      <w:r w:rsidRPr="003C729A">
        <w:rPr>
          <w:rFonts w:ascii="Times New Roman" w:hAnsi="Times New Roman" w:cs="Times New Roman"/>
          <w:color w:val="auto"/>
          <w:sz w:val="24"/>
          <w:szCs w:val="24"/>
        </w:rPr>
        <w:instrText xml:space="preserve"> SEQ Table \* ARABIC </w:instrText>
      </w:r>
      <w:r w:rsidRPr="003C729A">
        <w:rPr>
          <w:rFonts w:ascii="Times New Roman" w:hAnsi="Times New Roman" w:cs="Times New Roman"/>
          <w:color w:val="auto"/>
          <w:sz w:val="24"/>
          <w:szCs w:val="24"/>
        </w:rPr>
        <w:fldChar w:fldCharType="separate"/>
      </w:r>
      <w:r w:rsidRPr="003C729A">
        <w:rPr>
          <w:rFonts w:ascii="Times New Roman" w:hAnsi="Times New Roman" w:cs="Times New Roman"/>
          <w:noProof/>
          <w:color w:val="auto"/>
          <w:sz w:val="24"/>
          <w:szCs w:val="24"/>
        </w:rPr>
        <w:t>15</w:t>
      </w:r>
      <w:r w:rsidRPr="003C729A">
        <w:rPr>
          <w:rFonts w:ascii="Times New Roman" w:hAnsi="Times New Roman" w:cs="Times New Roman"/>
          <w:color w:val="auto"/>
          <w:sz w:val="24"/>
          <w:szCs w:val="24"/>
        </w:rPr>
        <w:fldChar w:fldCharType="end"/>
      </w:r>
      <w:bookmarkEnd w:id="73"/>
      <w:r w:rsidRPr="003C729A">
        <w:rPr>
          <w:rFonts w:ascii="Times New Roman" w:hAnsi="Times New Roman" w:cs="Times New Roman"/>
          <w:color w:val="auto"/>
          <w:sz w:val="24"/>
          <w:szCs w:val="24"/>
        </w:rPr>
        <w:t>: Comparison of the experimental and predicted tensile strain capacity values</w:t>
      </w:r>
    </w:p>
    <w:tbl>
      <w:tblPr>
        <w:tblStyle w:val="TableGrid"/>
        <w:tblW w:w="0" w:type="auto"/>
        <w:tblLook w:val="04A0" w:firstRow="1" w:lastRow="0" w:firstColumn="1" w:lastColumn="0" w:noHBand="0" w:noVBand="1"/>
      </w:tblPr>
      <w:tblGrid>
        <w:gridCol w:w="2394"/>
        <w:gridCol w:w="2394"/>
        <w:gridCol w:w="2394"/>
        <w:gridCol w:w="2394"/>
      </w:tblGrid>
      <w:tr w:rsidR="005F6AB0" w:rsidTr="005F6AB0">
        <w:tc>
          <w:tcPr>
            <w:tcW w:w="2394" w:type="dxa"/>
          </w:tcPr>
          <w:p w:rsidR="005F6AB0" w:rsidRDefault="005F6AB0" w:rsidP="000325B9">
            <w:pPr>
              <w:jc w:val="both"/>
              <w:rPr>
                <w:rFonts w:ascii="Times New Roman" w:hAnsi="Times New Roman" w:cs="Times New Roman"/>
                <w:sz w:val="24"/>
                <w:szCs w:val="24"/>
              </w:rPr>
            </w:pP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Experimental observation</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CSA</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PRCI</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1</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2.4%</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0.27%</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2</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3.85%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0.34%</w:t>
            </w:r>
          </w:p>
        </w:tc>
      </w:tr>
    </w:tbl>
    <w:p w:rsidR="005F6AB0" w:rsidRDefault="005F6AB0" w:rsidP="000325B9">
      <w:pPr>
        <w:spacing w:after="0" w:line="240" w:lineRule="auto"/>
        <w:jc w:val="both"/>
        <w:rPr>
          <w:rFonts w:ascii="Times New Roman" w:hAnsi="Times New Roman" w:cs="Times New Roman"/>
          <w:sz w:val="24"/>
          <w:szCs w:val="24"/>
        </w:rPr>
      </w:pPr>
    </w:p>
    <w:p w:rsidR="005F6AB0" w:rsidRPr="00DC5873" w:rsidRDefault="005F6AB0"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74" w:name="wang1"/>
      <w:r w:rsidRPr="00E65646">
        <w:rPr>
          <w:rFonts w:ascii="Times New Roman" w:hAnsi="Times New Roman" w:cs="Times New Roman"/>
          <w:sz w:val="24"/>
          <w:szCs w:val="24"/>
        </w:rPr>
        <w:t>[1]</w:t>
      </w:r>
      <w:bookmarkEnd w:id="74"/>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75" w:name="wang2"/>
      <w:r w:rsidRPr="00E65646">
        <w:rPr>
          <w:rFonts w:ascii="Times New Roman" w:hAnsi="Times New Roman" w:cs="Times New Roman"/>
          <w:sz w:val="24"/>
          <w:szCs w:val="24"/>
        </w:rPr>
        <w:t>[2]</w:t>
      </w:r>
      <w:bookmarkEnd w:id="75"/>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76" w:name="wang3"/>
      <w:r w:rsidRPr="00B05CBD">
        <w:rPr>
          <w:rFonts w:ascii="Times New Roman" w:hAnsi="Times New Roman" w:cs="Times New Roman"/>
          <w:sz w:val="24"/>
          <w:szCs w:val="24"/>
        </w:rPr>
        <w:t>[3]</w:t>
      </w:r>
      <w:bookmarkEnd w:id="76"/>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77" w:name="wang4"/>
      <w:proofErr w:type="gramStart"/>
      <w:r w:rsidRPr="00E65646">
        <w:rPr>
          <w:rFonts w:ascii="Times New Roman" w:hAnsi="Times New Roman" w:cs="Times New Roman"/>
          <w:sz w:val="24"/>
          <w:szCs w:val="24"/>
        </w:rPr>
        <w:t>[4]</w:t>
      </w:r>
      <w:bookmarkEnd w:id="77"/>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78" w:name="wang5"/>
      <w:proofErr w:type="gramStart"/>
      <w:r w:rsidRPr="00E65646">
        <w:rPr>
          <w:rFonts w:ascii="Times New Roman" w:hAnsi="Times New Roman" w:cs="Times New Roman"/>
          <w:sz w:val="24"/>
          <w:szCs w:val="24"/>
        </w:rPr>
        <w:t>[5]</w:t>
      </w:r>
      <w:bookmarkEnd w:id="78"/>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79" w:name="wang6"/>
      <w:r>
        <w:rPr>
          <w:rFonts w:ascii="Times New Roman" w:hAnsi="Times New Roman" w:cs="Times New Roman"/>
          <w:sz w:val="24"/>
          <w:szCs w:val="24"/>
        </w:rPr>
        <w:t>[6]</w:t>
      </w:r>
      <w:bookmarkEnd w:id="79"/>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80" w:name="pick1980"/>
      <w:r>
        <w:rPr>
          <w:rFonts w:ascii="Times New Roman" w:hAnsi="Times New Roman" w:cs="Times New Roman"/>
          <w:sz w:val="24"/>
          <w:szCs w:val="24"/>
        </w:rPr>
        <w:t>[7]</w:t>
      </w:r>
      <w:bookmarkEnd w:id="80"/>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81" w:name="glover1981"/>
      <w:r>
        <w:rPr>
          <w:rFonts w:ascii="Times New Roman" w:eastAsia="Times New Roman" w:hAnsi="Times New Roman" w:cs="Times New Roman"/>
          <w:sz w:val="24"/>
          <w:szCs w:val="24"/>
          <w:lang w:eastAsia="en-CA"/>
        </w:rPr>
        <w:t>[8]</w:t>
      </w:r>
      <w:bookmarkEnd w:id="81"/>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82" w:name="glover1984"/>
      <w:r>
        <w:rPr>
          <w:rFonts w:ascii="Times New Roman" w:eastAsia="Times New Roman" w:hAnsi="Times New Roman" w:cs="Times New Roman"/>
          <w:sz w:val="24"/>
          <w:szCs w:val="24"/>
          <w:lang w:eastAsia="en-CA"/>
        </w:rPr>
        <w:t>[9]</w:t>
      </w:r>
      <w:bookmarkEnd w:id="82"/>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83" w:name="hertele"/>
      <w:r>
        <w:rPr>
          <w:rFonts w:ascii="Times New Roman" w:eastAsia="Times New Roman" w:hAnsi="Times New Roman" w:cs="Times New Roman"/>
          <w:sz w:val="24"/>
          <w:szCs w:val="24"/>
          <w:lang w:eastAsia="en-CA"/>
        </w:rPr>
        <w:lastRenderedPageBreak/>
        <w:t>[10]</w:t>
      </w:r>
      <w:bookmarkEnd w:id="83"/>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84"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84"/>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85" w:name="exxon"/>
      <w:r>
        <w:rPr>
          <w:rFonts w:ascii="Times New Roman" w:hAnsi="Times New Roman" w:cs="Times New Roman"/>
          <w:sz w:val="24"/>
          <w:szCs w:val="24"/>
        </w:rPr>
        <w:t>[12</w:t>
      </w:r>
      <w:r w:rsidRPr="002E5DF3">
        <w:rPr>
          <w:rFonts w:ascii="Times New Roman" w:hAnsi="Times New Roman" w:cs="Times New Roman"/>
          <w:sz w:val="24"/>
          <w:szCs w:val="24"/>
        </w:rPr>
        <w:t>]</w:t>
      </w:r>
      <w:bookmarkEnd w:id="85"/>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86" w:name="validationOstend"/>
      <w:r>
        <w:rPr>
          <w:rFonts w:ascii="Times New Roman" w:hAnsi="Times New Roman" w:cs="Times New Roman"/>
          <w:sz w:val="24"/>
          <w:szCs w:val="24"/>
        </w:rPr>
        <w:t>[13]</w:t>
      </w:r>
      <w:bookmarkEnd w:id="86"/>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87" w:name="ostby"/>
      <w:r>
        <w:rPr>
          <w:rFonts w:ascii="Times New Roman" w:hAnsi="Times New Roman" w:cs="Times New Roman"/>
          <w:sz w:val="24"/>
          <w:szCs w:val="24"/>
        </w:rPr>
        <w:t>[14]</w:t>
      </w:r>
      <w:bookmarkEnd w:id="87"/>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88" w:name="gioielli"/>
      <w:r>
        <w:rPr>
          <w:rFonts w:ascii="Times New Roman" w:hAnsi="Times New Roman" w:cs="Times New Roman"/>
          <w:sz w:val="24"/>
          <w:szCs w:val="24"/>
        </w:rPr>
        <w:t>[15]</w:t>
      </w:r>
      <w:bookmarkEnd w:id="88"/>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89" w:name="igi"/>
      <w:r>
        <w:rPr>
          <w:rFonts w:ascii="Times New Roman" w:hAnsi="Times New Roman" w:cs="Times New Roman"/>
          <w:sz w:val="24"/>
          <w:szCs w:val="24"/>
        </w:rPr>
        <w:t>[16]</w:t>
      </w:r>
      <w:bookmarkEnd w:id="89"/>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90" w:name="fukuda"/>
      <w:r>
        <w:rPr>
          <w:rFonts w:ascii="Times New Roman" w:hAnsi="Times New Roman" w:cs="Times New Roman"/>
          <w:sz w:val="24"/>
          <w:szCs w:val="24"/>
        </w:rPr>
        <w:t>[17</w:t>
      </w:r>
      <w:r w:rsidR="00D46F4E">
        <w:rPr>
          <w:rFonts w:ascii="Times New Roman" w:hAnsi="Times New Roman" w:cs="Times New Roman"/>
          <w:sz w:val="24"/>
          <w:szCs w:val="24"/>
        </w:rPr>
        <w:t>]</w:t>
      </w:r>
      <w:bookmarkEnd w:id="90"/>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91" w:name="caminada"/>
      <w:r>
        <w:rPr>
          <w:rFonts w:ascii="Times New Roman" w:hAnsi="Times New Roman" w:cs="Times New Roman"/>
          <w:sz w:val="24"/>
          <w:szCs w:val="24"/>
        </w:rPr>
        <w:t>[18]</w:t>
      </w:r>
      <w:bookmarkEnd w:id="91"/>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92" w:name="sen2"/>
      <w:r>
        <w:rPr>
          <w:rFonts w:ascii="Times New Roman" w:hAnsi="Times New Roman" w:cs="Times New Roman"/>
          <w:sz w:val="24"/>
          <w:szCs w:val="24"/>
        </w:rPr>
        <w:t>[19</w:t>
      </w:r>
      <w:r w:rsidRPr="00D43AA4">
        <w:rPr>
          <w:rFonts w:ascii="Times New Roman" w:hAnsi="Times New Roman" w:cs="Times New Roman"/>
          <w:sz w:val="24"/>
          <w:szCs w:val="24"/>
        </w:rPr>
        <w:t>]</w:t>
      </w:r>
      <w:bookmarkEnd w:id="92"/>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93" w:name="senThesis"/>
      <w:r>
        <w:rPr>
          <w:rFonts w:ascii="Times New Roman" w:hAnsi="Times New Roman" w:cs="Times New Roman"/>
          <w:sz w:val="24"/>
          <w:szCs w:val="24"/>
        </w:rPr>
        <w:lastRenderedPageBreak/>
        <w:t>[20</w:t>
      </w:r>
      <w:r w:rsidR="0025189D" w:rsidRPr="00D43AA4">
        <w:rPr>
          <w:rFonts w:ascii="Times New Roman" w:hAnsi="Times New Roman" w:cs="Times New Roman"/>
          <w:sz w:val="24"/>
          <w:szCs w:val="24"/>
        </w:rPr>
        <w:t>]</w:t>
      </w:r>
      <w:bookmarkEnd w:id="93"/>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94" w:name="das"/>
      <w:r>
        <w:rPr>
          <w:rFonts w:ascii="Times New Roman" w:hAnsi="Times New Roman" w:cs="Times New Roman"/>
          <w:sz w:val="24"/>
          <w:szCs w:val="24"/>
        </w:rPr>
        <w:t>[21</w:t>
      </w:r>
      <w:r w:rsidR="00E55CDC">
        <w:rPr>
          <w:rFonts w:ascii="Times New Roman" w:hAnsi="Times New Roman" w:cs="Times New Roman"/>
          <w:sz w:val="24"/>
          <w:szCs w:val="24"/>
        </w:rPr>
        <w:t>]</w:t>
      </w:r>
      <w:bookmarkEnd w:id="94"/>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95" w:name="chen"/>
      <w:r>
        <w:rPr>
          <w:rFonts w:ascii="Times New Roman" w:hAnsi="Times New Roman" w:cs="Times New Roman"/>
          <w:sz w:val="24"/>
          <w:szCs w:val="24"/>
        </w:rPr>
        <w:t>[22</w:t>
      </w:r>
      <w:r w:rsidR="00E55CDC">
        <w:rPr>
          <w:rFonts w:ascii="Times New Roman" w:hAnsi="Times New Roman" w:cs="Times New Roman"/>
          <w:sz w:val="24"/>
          <w:szCs w:val="24"/>
        </w:rPr>
        <w:t>]</w:t>
      </w:r>
      <w:bookmarkEnd w:id="95"/>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0B7224" w:rsidRDefault="000B7224" w:rsidP="000B7224">
      <w:pPr>
        <w:rPr>
          <w:rFonts w:ascii="Times New Roman" w:hAnsi="Times New Roman" w:cs="Times New Roman"/>
          <w:color w:val="000000"/>
          <w:sz w:val="24"/>
          <w:szCs w:val="24"/>
          <w:shd w:val="clear" w:color="auto" w:fill="FFFFFF"/>
        </w:rPr>
      </w:pPr>
      <w:bookmarkStart w:id="96" w:name="csa"/>
      <w:r>
        <w:rPr>
          <w:rFonts w:ascii="Times New Roman" w:hAnsi="Times New Roman" w:cs="Times New Roman"/>
          <w:sz w:val="24"/>
          <w:szCs w:val="24"/>
        </w:rPr>
        <w:t>[23</w:t>
      </w:r>
      <w:r w:rsidRPr="00301E41">
        <w:rPr>
          <w:rFonts w:ascii="Times New Roman" w:hAnsi="Times New Roman" w:cs="Times New Roman"/>
          <w:sz w:val="24"/>
          <w:szCs w:val="24"/>
        </w:rPr>
        <w:t>]</w:t>
      </w:r>
      <w:bookmarkEnd w:id="96"/>
      <w:r w:rsidRPr="00301E41">
        <w:rPr>
          <w:rFonts w:ascii="Times New Roman" w:hAnsi="Times New Roman" w:cs="Times New Roman"/>
          <w:sz w:val="24"/>
          <w:szCs w:val="24"/>
        </w:rPr>
        <w:t xml:space="preserve"> CSA Z662-11; </w:t>
      </w:r>
      <w:r w:rsidRPr="00301E41">
        <w:rPr>
          <w:rFonts w:ascii="Times New Roman" w:hAnsi="Times New Roman" w:cs="Times New Roman"/>
          <w:color w:val="000000"/>
          <w:sz w:val="24"/>
          <w:szCs w:val="24"/>
          <w:shd w:val="clear" w:color="auto" w:fill="FFFFFF"/>
        </w:rPr>
        <w:t>Oil and gas pipeline systems - Sixth Edition; Update No. 1: January 2012</w:t>
      </w:r>
    </w:p>
    <w:p w:rsidR="00CB2CBB" w:rsidRPr="00CB2CBB" w:rsidRDefault="000B7224" w:rsidP="0025189D">
      <w:pPr>
        <w:rPr>
          <w:rFonts w:ascii="Times New Roman" w:hAnsi="Times New Roman" w:cs="Times New Roman"/>
          <w:sz w:val="24"/>
          <w:szCs w:val="24"/>
        </w:rPr>
      </w:pPr>
      <w:bookmarkStart w:id="97" w:name="prci"/>
      <w:r>
        <w:rPr>
          <w:rFonts w:ascii="Times New Roman" w:hAnsi="Times New Roman" w:cs="Times New Roman"/>
          <w:sz w:val="24"/>
          <w:szCs w:val="24"/>
        </w:rPr>
        <w:t>[24</w:t>
      </w:r>
      <w:r w:rsidR="00CB2CBB" w:rsidRPr="00CB2CBB">
        <w:rPr>
          <w:rFonts w:ascii="Times New Roman" w:hAnsi="Times New Roman" w:cs="Times New Roman"/>
          <w:sz w:val="24"/>
          <w:szCs w:val="24"/>
        </w:rPr>
        <w:t>]</w:t>
      </w:r>
      <w:bookmarkEnd w:id="97"/>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D5460A" w:rsidRDefault="00D5460A" w:rsidP="0025189D">
      <w:pPr>
        <w:rPr>
          <w:rFonts w:ascii="Times New Roman" w:hAnsi="Times New Roman" w:cs="Times New Roman"/>
          <w:color w:val="000000"/>
          <w:sz w:val="24"/>
          <w:szCs w:val="24"/>
          <w:shd w:val="clear" w:color="auto" w:fill="FFFFFF"/>
        </w:rPr>
      </w:pPr>
      <w:bookmarkStart w:id="98" w:name="montgomery"/>
      <w:r>
        <w:rPr>
          <w:rFonts w:ascii="Times New Roman" w:hAnsi="Times New Roman" w:cs="Times New Roman"/>
          <w:color w:val="000000"/>
          <w:sz w:val="24"/>
          <w:szCs w:val="24"/>
          <w:shd w:val="clear" w:color="auto" w:fill="FFFFFF"/>
        </w:rPr>
        <w:t>[25]</w:t>
      </w:r>
      <w:bookmarkEnd w:id="98"/>
      <w:r>
        <w:rPr>
          <w:rFonts w:ascii="Times New Roman" w:hAnsi="Times New Roman" w:cs="Times New Roman"/>
          <w:color w:val="000000"/>
          <w:sz w:val="24"/>
          <w:szCs w:val="24"/>
          <w:shd w:val="clear" w:color="auto" w:fill="FFFFFF"/>
        </w:rPr>
        <w:t xml:space="preserve"> Montgomery D.C. (2001), </w:t>
      </w:r>
      <w:r w:rsidRPr="003D0F71">
        <w:rPr>
          <w:rFonts w:ascii="Times New Roman" w:hAnsi="Times New Roman" w:cs="Times New Roman"/>
          <w:color w:val="000000"/>
          <w:sz w:val="24"/>
          <w:szCs w:val="24"/>
          <w:shd w:val="clear" w:color="auto" w:fill="FFFFFF"/>
        </w:rPr>
        <w:t>“</w:t>
      </w:r>
      <w:r w:rsidRPr="003D0F71">
        <w:rPr>
          <w:rFonts w:ascii="Times New Roman" w:hAnsi="Times New Roman" w:cs="Times New Roman"/>
          <w:sz w:val="24"/>
          <w:szCs w:val="24"/>
        </w:rP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F02801" w:rsidRDefault="00F02801" w:rsidP="0025189D">
      <w:pPr>
        <w:rPr>
          <w:rFonts w:ascii="Times New Roman" w:hAnsi="Times New Roman" w:cs="Times New Roman"/>
          <w:color w:val="000000"/>
          <w:sz w:val="24"/>
          <w:szCs w:val="24"/>
          <w:shd w:val="clear" w:color="auto" w:fill="FFFFFF"/>
        </w:rPr>
      </w:pPr>
      <w:bookmarkStart w:id="99" w:name="api579"/>
      <w:r>
        <w:rPr>
          <w:rFonts w:ascii="Times New Roman" w:hAnsi="Times New Roman" w:cs="Times New Roman"/>
          <w:color w:val="000000"/>
          <w:sz w:val="24"/>
          <w:szCs w:val="24"/>
          <w:shd w:val="clear" w:color="auto" w:fill="FFFFFF"/>
        </w:rPr>
        <w:t>[26]</w:t>
      </w:r>
      <w:bookmarkEnd w:id="99"/>
      <w:r>
        <w:rPr>
          <w:rFonts w:ascii="Times New Roman" w:hAnsi="Times New Roman" w:cs="Times New Roman"/>
          <w:color w:val="000000"/>
          <w:sz w:val="24"/>
          <w:szCs w:val="24"/>
          <w:shd w:val="clear" w:color="auto" w:fill="FFFFFF"/>
        </w:rPr>
        <w:t xml:space="preserve"> API 579-1/ASME FFS-1 2007 Fitness for Service</w:t>
      </w:r>
    </w:p>
    <w:p w:rsidR="00FB3BFF" w:rsidRPr="00D172ED" w:rsidRDefault="00FB3BFF" w:rsidP="0025189D">
      <w:pPr>
        <w:rPr>
          <w:rFonts w:ascii="Times New Roman" w:hAnsi="Times New Roman" w:cs="Times New Roman"/>
          <w:color w:val="000000"/>
          <w:sz w:val="24"/>
          <w:szCs w:val="24"/>
          <w:shd w:val="clear" w:color="auto" w:fill="FFFFFF"/>
        </w:rPr>
      </w:pPr>
      <w:bookmarkStart w:id="100" w:name="significanceOfBiaxial"/>
      <w:r>
        <w:rPr>
          <w:rFonts w:ascii="Times New Roman" w:hAnsi="Times New Roman" w:cs="Times New Roman"/>
          <w:color w:val="000000"/>
          <w:sz w:val="24"/>
          <w:szCs w:val="24"/>
          <w:shd w:val="clear" w:color="auto" w:fill="FFFFFF"/>
        </w:rPr>
        <w:t>[27]</w:t>
      </w:r>
      <w:bookmarkEnd w:id="100"/>
      <w:r>
        <w:rPr>
          <w:rFonts w:ascii="Times New Roman" w:hAnsi="Times New Roman" w:cs="Times New Roman"/>
          <w:color w:val="000000"/>
          <w:sz w:val="24"/>
          <w:szCs w:val="24"/>
          <w:shd w:val="clear" w:color="auto" w:fill="FFFFFF"/>
        </w:rPr>
        <w:t xml:space="preserve"> Liu M., Wang Y.Y. (2007); “Significance of Biaxial Stress on the Strain Concentration and Crack Driving Force in Pipeline Girth Welds with Softened </w:t>
      </w:r>
      <w:proofErr w:type="gramStart"/>
      <w:r>
        <w:rPr>
          <w:rFonts w:ascii="Times New Roman" w:hAnsi="Times New Roman" w:cs="Times New Roman"/>
          <w:color w:val="000000"/>
          <w:sz w:val="24"/>
          <w:szCs w:val="24"/>
          <w:shd w:val="clear" w:color="auto" w:fill="FFFFFF"/>
        </w:rPr>
        <w:t>HAZ ”</w:t>
      </w:r>
      <w:proofErr w:type="gramEnd"/>
      <w:r>
        <w:rPr>
          <w:rFonts w:ascii="Times New Roman" w:hAnsi="Times New Roman" w:cs="Times New Roman"/>
          <w:color w:val="000000"/>
          <w:sz w:val="24"/>
          <w:szCs w:val="24"/>
          <w:shd w:val="clear" w:color="auto" w:fill="FFFFFF"/>
        </w:rPr>
        <w:t>, Proceedings of the 26</w:t>
      </w:r>
      <w:r w:rsidRPr="00FB3BF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International Conference on Offshore Mechanics and Arctic Engineering, OMAE2007-29415</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Samer Adeeb" w:date="2014-06-03T14:59:00Z" w:initials="SA">
    <w:p w:rsidR="00362797" w:rsidRDefault="00362797">
      <w:pPr>
        <w:pStyle w:val="CommentText"/>
      </w:pPr>
      <w:r>
        <w:rPr>
          <w:rStyle w:val="CommentReference"/>
        </w:rPr>
        <w:annotationRef/>
      </w:r>
      <w:r>
        <w:t>Why 40%?</w:t>
      </w:r>
    </w:p>
  </w:comment>
  <w:comment w:id="39" w:author="Celal" w:date="2014-06-03T14:59:00Z" w:initials="C">
    <w:p w:rsidR="00362797" w:rsidRDefault="00362797">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19" w:author="Samer Adeeb" w:date="2014-06-03T14:59:00Z" w:initials="SA">
    <w:p w:rsidR="00362797" w:rsidRDefault="00362797">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1390B"/>
    <w:rsid w:val="0001398E"/>
    <w:rsid w:val="000223C8"/>
    <w:rsid w:val="000325B9"/>
    <w:rsid w:val="0003299E"/>
    <w:rsid w:val="000366B7"/>
    <w:rsid w:val="00041D34"/>
    <w:rsid w:val="000424BA"/>
    <w:rsid w:val="0004567A"/>
    <w:rsid w:val="00050D86"/>
    <w:rsid w:val="000538C3"/>
    <w:rsid w:val="00066449"/>
    <w:rsid w:val="00070742"/>
    <w:rsid w:val="00071398"/>
    <w:rsid w:val="000743AF"/>
    <w:rsid w:val="000754DC"/>
    <w:rsid w:val="00086DCB"/>
    <w:rsid w:val="000916C8"/>
    <w:rsid w:val="00092B0A"/>
    <w:rsid w:val="000A2F4B"/>
    <w:rsid w:val="000A7BF7"/>
    <w:rsid w:val="000B44AE"/>
    <w:rsid w:val="000B453D"/>
    <w:rsid w:val="000B6094"/>
    <w:rsid w:val="000B7224"/>
    <w:rsid w:val="000C1060"/>
    <w:rsid w:val="000C339D"/>
    <w:rsid w:val="000C5CB2"/>
    <w:rsid w:val="000D678C"/>
    <w:rsid w:val="000D7098"/>
    <w:rsid w:val="000E17FD"/>
    <w:rsid w:val="000E1F93"/>
    <w:rsid w:val="000E21A3"/>
    <w:rsid w:val="000E27BF"/>
    <w:rsid w:val="000E2D44"/>
    <w:rsid w:val="000E3268"/>
    <w:rsid w:val="000E578E"/>
    <w:rsid w:val="000F2D37"/>
    <w:rsid w:val="000F69B4"/>
    <w:rsid w:val="000F7FC2"/>
    <w:rsid w:val="00100024"/>
    <w:rsid w:val="0010579A"/>
    <w:rsid w:val="00105BCD"/>
    <w:rsid w:val="00110C4D"/>
    <w:rsid w:val="001110D1"/>
    <w:rsid w:val="00115B2D"/>
    <w:rsid w:val="00116FA6"/>
    <w:rsid w:val="00117E6B"/>
    <w:rsid w:val="001213E9"/>
    <w:rsid w:val="001260A0"/>
    <w:rsid w:val="00127526"/>
    <w:rsid w:val="001309E3"/>
    <w:rsid w:val="001313DA"/>
    <w:rsid w:val="001337CD"/>
    <w:rsid w:val="00142985"/>
    <w:rsid w:val="00143849"/>
    <w:rsid w:val="001514EC"/>
    <w:rsid w:val="00155139"/>
    <w:rsid w:val="001677C3"/>
    <w:rsid w:val="001740F1"/>
    <w:rsid w:val="00176405"/>
    <w:rsid w:val="00180BEF"/>
    <w:rsid w:val="00180E70"/>
    <w:rsid w:val="0018234F"/>
    <w:rsid w:val="001938A1"/>
    <w:rsid w:val="001939DB"/>
    <w:rsid w:val="00193F06"/>
    <w:rsid w:val="00194423"/>
    <w:rsid w:val="001A2915"/>
    <w:rsid w:val="001A430F"/>
    <w:rsid w:val="001A45D9"/>
    <w:rsid w:val="001A5837"/>
    <w:rsid w:val="001C0C26"/>
    <w:rsid w:val="001C2401"/>
    <w:rsid w:val="001C7474"/>
    <w:rsid w:val="001D2080"/>
    <w:rsid w:val="001D4E6E"/>
    <w:rsid w:val="001E1118"/>
    <w:rsid w:val="001E5DC1"/>
    <w:rsid w:val="00201FD9"/>
    <w:rsid w:val="0020520B"/>
    <w:rsid w:val="00205B34"/>
    <w:rsid w:val="00207844"/>
    <w:rsid w:val="002144DB"/>
    <w:rsid w:val="00225418"/>
    <w:rsid w:val="002260A0"/>
    <w:rsid w:val="00235481"/>
    <w:rsid w:val="00242738"/>
    <w:rsid w:val="00242B56"/>
    <w:rsid w:val="00246D6B"/>
    <w:rsid w:val="002477B0"/>
    <w:rsid w:val="00247CB8"/>
    <w:rsid w:val="00247D37"/>
    <w:rsid w:val="0025189D"/>
    <w:rsid w:val="002523C2"/>
    <w:rsid w:val="00256FBA"/>
    <w:rsid w:val="0026484D"/>
    <w:rsid w:val="002714C3"/>
    <w:rsid w:val="00273CE1"/>
    <w:rsid w:val="00280570"/>
    <w:rsid w:val="0028122A"/>
    <w:rsid w:val="002823C3"/>
    <w:rsid w:val="002828C6"/>
    <w:rsid w:val="00284330"/>
    <w:rsid w:val="00285294"/>
    <w:rsid w:val="00287436"/>
    <w:rsid w:val="00287691"/>
    <w:rsid w:val="002963B2"/>
    <w:rsid w:val="002A1024"/>
    <w:rsid w:val="002C1052"/>
    <w:rsid w:val="002C3D2F"/>
    <w:rsid w:val="002C5CF7"/>
    <w:rsid w:val="002C6130"/>
    <w:rsid w:val="002E3CDC"/>
    <w:rsid w:val="002E4421"/>
    <w:rsid w:val="002E6597"/>
    <w:rsid w:val="002F5015"/>
    <w:rsid w:val="002F5880"/>
    <w:rsid w:val="002F70F5"/>
    <w:rsid w:val="002F7140"/>
    <w:rsid w:val="0030000D"/>
    <w:rsid w:val="00300015"/>
    <w:rsid w:val="00303E6F"/>
    <w:rsid w:val="003048EE"/>
    <w:rsid w:val="003078B4"/>
    <w:rsid w:val="003111F2"/>
    <w:rsid w:val="003121BA"/>
    <w:rsid w:val="003143C4"/>
    <w:rsid w:val="00315990"/>
    <w:rsid w:val="003224DF"/>
    <w:rsid w:val="00332494"/>
    <w:rsid w:val="003332FC"/>
    <w:rsid w:val="00334ED9"/>
    <w:rsid w:val="0034552E"/>
    <w:rsid w:val="003526B0"/>
    <w:rsid w:val="00360125"/>
    <w:rsid w:val="003624E1"/>
    <w:rsid w:val="00362797"/>
    <w:rsid w:val="00364EC6"/>
    <w:rsid w:val="0036506E"/>
    <w:rsid w:val="003653DA"/>
    <w:rsid w:val="00367FD4"/>
    <w:rsid w:val="0037147F"/>
    <w:rsid w:val="00372D4F"/>
    <w:rsid w:val="00381B78"/>
    <w:rsid w:val="003822D3"/>
    <w:rsid w:val="00390345"/>
    <w:rsid w:val="00393A5C"/>
    <w:rsid w:val="003A4F2D"/>
    <w:rsid w:val="003A5122"/>
    <w:rsid w:val="003A5F78"/>
    <w:rsid w:val="003A60DB"/>
    <w:rsid w:val="003C149F"/>
    <w:rsid w:val="003C32B7"/>
    <w:rsid w:val="003C447A"/>
    <w:rsid w:val="003C729A"/>
    <w:rsid w:val="003D0F71"/>
    <w:rsid w:val="003D16AF"/>
    <w:rsid w:val="003E2F15"/>
    <w:rsid w:val="00406175"/>
    <w:rsid w:val="00411DF7"/>
    <w:rsid w:val="004141B9"/>
    <w:rsid w:val="00415075"/>
    <w:rsid w:val="0041698F"/>
    <w:rsid w:val="004321FE"/>
    <w:rsid w:val="004359A1"/>
    <w:rsid w:val="004374F2"/>
    <w:rsid w:val="00437965"/>
    <w:rsid w:val="0044442A"/>
    <w:rsid w:val="004508F6"/>
    <w:rsid w:val="00465B8F"/>
    <w:rsid w:val="004662BF"/>
    <w:rsid w:val="00466D5B"/>
    <w:rsid w:val="0047204D"/>
    <w:rsid w:val="004732BD"/>
    <w:rsid w:val="00473F4C"/>
    <w:rsid w:val="00477B04"/>
    <w:rsid w:val="00493E70"/>
    <w:rsid w:val="004942C1"/>
    <w:rsid w:val="00494698"/>
    <w:rsid w:val="00496843"/>
    <w:rsid w:val="004A1706"/>
    <w:rsid w:val="004A36B8"/>
    <w:rsid w:val="004A3A8D"/>
    <w:rsid w:val="004A3DAD"/>
    <w:rsid w:val="004A4A73"/>
    <w:rsid w:val="004B1532"/>
    <w:rsid w:val="004B52F0"/>
    <w:rsid w:val="004B7613"/>
    <w:rsid w:val="004B7A68"/>
    <w:rsid w:val="004B7C68"/>
    <w:rsid w:val="004C4C5E"/>
    <w:rsid w:val="004D0E4F"/>
    <w:rsid w:val="004E4ACE"/>
    <w:rsid w:val="004F1660"/>
    <w:rsid w:val="004F5AFC"/>
    <w:rsid w:val="004F774F"/>
    <w:rsid w:val="00500A12"/>
    <w:rsid w:val="00503616"/>
    <w:rsid w:val="00504858"/>
    <w:rsid w:val="00505F6B"/>
    <w:rsid w:val="00510D88"/>
    <w:rsid w:val="00511510"/>
    <w:rsid w:val="00516CAF"/>
    <w:rsid w:val="00520F5B"/>
    <w:rsid w:val="00526698"/>
    <w:rsid w:val="00527B5B"/>
    <w:rsid w:val="00527E06"/>
    <w:rsid w:val="0054039C"/>
    <w:rsid w:val="00540563"/>
    <w:rsid w:val="0054077F"/>
    <w:rsid w:val="00540FC7"/>
    <w:rsid w:val="00543340"/>
    <w:rsid w:val="00545F15"/>
    <w:rsid w:val="00547724"/>
    <w:rsid w:val="00552CDE"/>
    <w:rsid w:val="005559D9"/>
    <w:rsid w:val="00557D63"/>
    <w:rsid w:val="00560CCC"/>
    <w:rsid w:val="00565B57"/>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201A"/>
    <w:rsid w:val="005D2220"/>
    <w:rsid w:val="005D556E"/>
    <w:rsid w:val="005E04A9"/>
    <w:rsid w:val="005E323E"/>
    <w:rsid w:val="005F6AB0"/>
    <w:rsid w:val="00606D35"/>
    <w:rsid w:val="00607D46"/>
    <w:rsid w:val="00614671"/>
    <w:rsid w:val="00622B0D"/>
    <w:rsid w:val="0062746F"/>
    <w:rsid w:val="00630373"/>
    <w:rsid w:val="00633C5B"/>
    <w:rsid w:val="00637885"/>
    <w:rsid w:val="00640C97"/>
    <w:rsid w:val="00643C36"/>
    <w:rsid w:val="00647AE8"/>
    <w:rsid w:val="00651140"/>
    <w:rsid w:val="0065355F"/>
    <w:rsid w:val="00655B16"/>
    <w:rsid w:val="00660AD8"/>
    <w:rsid w:val="00661448"/>
    <w:rsid w:val="006626D1"/>
    <w:rsid w:val="00666D41"/>
    <w:rsid w:val="006746CC"/>
    <w:rsid w:val="00675CCD"/>
    <w:rsid w:val="006774D7"/>
    <w:rsid w:val="006909D0"/>
    <w:rsid w:val="006915E3"/>
    <w:rsid w:val="00691D9E"/>
    <w:rsid w:val="0069656C"/>
    <w:rsid w:val="00696875"/>
    <w:rsid w:val="006A2242"/>
    <w:rsid w:val="006A35EF"/>
    <w:rsid w:val="006A5432"/>
    <w:rsid w:val="006B1312"/>
    <w:rsid w:val="006B6431"/>
    <w:rsid w:val="006B714D"/>
    <w:rsid w:val="006B785A"/>
    <w:rsid w:val="006C0DD6"/>
    <w:rsid w:val="006C18BE"/>
    <w:rsid w:val="006C2085"/>
    <w:rsid w:val="006C77D1"/>
    <w:rsid w:val="006D2CD8"/>
    <w:rsid w:val="006D3686"/>
    <w:rsid w:val="006D531B"/>
    <w:rsid w:val="006E03B1"/>
    <w:rsid w:val="006E2EC7"/>
    <w:rsid w:val="006E57E7"/>
    <w:rsid w:val="006E637D"/>
    <w:rsid w:val="006E772D"/>
    <w:rsid w:val="006F04A9"/>
    <w:rsid w:val="00703BEA"/>
    <w:rsid w:val="00705EFC"/>
    <w:rsid w:val="00712D41"/>
    <w:rsid w:val="00715CBF"/>
    <w:rsid w:val="00721005"/>
    <w:rsid w:val="00723FDF"/>
    <w:rsid w:val="00736FE3"/>
    <w:rsid w:val="00742D8A"/>
    <w:rsid w:val="0074503B"/>
    <w:rsid w:val="007460A9"/>
    <w:rsid w:val="00750854"/>
    <w:rsid w:val="00751D0D"/>
    <w:rsid w:val="007622FE"/>
    <w:rsid w:val="00764EF5"/>
    <w:rsid w:val="0076746B"/>
    <w:rsid w:val="00771917"/>
    <w:rsid w:val="00774F0E"/>
    <w:rsid w:val="00775736"/>
    <w:rsid w:val="00780153"/>
    <w:rsid w:val="00786379"/>
    <w:rsid w:val="00794568"/>
    <w:rsid w:val="00794BCC"/>
    <w:rsid w:val="007A02A6"/>
    <w:rsid w:val="007A1B8E"/>
    <w:rsid w:val="007B342E"/>
    <w:rsid w:val="007B44DA"/>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12FA7"/>
    <w:rsid w:val="008145FC"/>
    <w:rsid w:val="00831B34"/>
    <w:rsid w:val="00832F87"/>
    <w:rsid w:val="00835C98"/>
    <w:rsid w:val="00837A81"/>
    <w:rsid w:val="00842F79"/>
    <w:rsid w:val="00843E8B"/>
    <w:rsid w:val="00844856"/>
    <w:rsid w:val="00845489"/>
    <w:rsid w:val="00847807"/>
    <w:rsid w:val="008571CD"/>
    <w:rsid w:val="00857780"/>
    <w:rsid w:val="0086017A"/>
    <w:rsid w:val="0086112E"/>
    <w:rsid w:val="00866D79"/>
    <w:rsid w:val="0087194E"/>
    <w:rsid w:val="00876496"/>
    <w:rsid w:val="00876871"/>
    <w:rsid w:val="00882F45"/>
    <w:rsid w:val="0088655B"/>
    <w:rsid w:val="008905F3"/>
    <w:rsid w:val="00890844"/>
    <w:rsid w:val="00893A98"/>
    <w:rsid w:val="0089623F"/>
    <w:rsid w:val="008A4837"/>
    <w:rsid w:val="008C66BE"/>
    <w:rsid w:val="008C73C5"/>
    <w:rsid w:val="008D1A86"/>
    <w:rsid w:val="008E01ED"/>
    <w:rsid w:val="008E398B"/>
    <w:rsid w:val="008F446B"/>
    <w:rsid w:val="008F4AA3"/>
    <w:rsid w:val="008F5B7F"/>
    <w:rsid w:val="008F7448"/>
    <w:rsid w:val="00900343"/>
    <w:rsid w:val="00900DAF"/>
    <w:rsid w:val="00910905"/>
    <w:rsid w:val="00915851"/>
    <w:rsid w:val="00915E7D"/>
    <w:rsid w:val="0091638A"/>
    <w:rsid w:val="0092005A"/>
    <w:rsid w:val="009344D3"/>
    <w:rsid w:val="0093452C"/>
    <w:rsid w:val="009365A8"/>
    <w:rsid w:val="009371C8"/>
    <w:rsid w:val="00941803"/>
    <w:rsid w:val="0094263F"/>
    <w:rsid w:val="00946702"/>
    <w:rsid w:val="009541F8"/>
    <w:rsid w:val="00955735"/>
    <w:rsid w:val="00957561"/>
    <w:rsid w:val="00962E76"/>
    <w:rsid w:val="00963785"/>
    <w:rsid w:val="00964A7C"/>
    <w:rsid w:val="00970C57"/>
    <w:rsid w:val="009724FA"/>
    <w:rsid w:val="009731A6"/>
    <w:rsid w:val="00980533"/>
    <w:rsid w:val="0098561F"/>
    <w:rsid w:val="00986242"/>
    <w:rsid w:val="00986A66"/>
    <w:rsid w:val="00987ADE"/>
    <w:rsid w:val="00990D58"/>
    <w:rsid w:val="00993F29"/>
    <w:rsid w:val="009B43A6"/>
    <w:rsid w:val="009D0DE3"/>
    <w:rsid w:val="009D64C2"/>
    <w:rsid w:val="009E3E85"/>
    <w:rsid w:val="009E47A9"/>
    <w:rsid w:val="009E7709"/>
    <w:rsid w:val="009F3135"/>
    <w:rsid w:val="009F5D2B"/>
    <w:rsid w:val="00A002E6"/>
    <w:rsid w:val="00A0034F"/>
    <w:rsid w:val="00A0564E"/>
    <w:rsid w:val="00A056EC"/>
    <w:rsid w:val="00A20438"/>
    <w:rsid w:val="00A2099D"/>
    <w:rsid w:val="00A309ED"/>
    <w:rsid w:val="00A316FC"/>
    <w:rsid w:val="00A32A99"/>
    <w:rsid w:val="00A3645D"/>
    <w:rsid w:val="00A40C41"/>
    <w:rsid w:val="00A46407"/>
    <w:rsid w:val="00A469A8"/>
    <w:rsid w:val="00A47468"/>
    <w:rsid w:val="00A50F8D"/>
    <w:rsid w:val="00A528DA"/>
    <w:rsid w:val="00A60758"/>
    <w:rsid w:val="00A60B3B"/>
    <w:rsid w:val="00A623A7"/>
    <w:rsid w:val="00A65991"/>
    <w:rsid w:val="00A66FEA"/>
    <w:rsid w:val="00A670BE"/>
    <w:rsid w:val="00A748FC"/>
    <w:rsid w:val="00A76D16"/>
    <w:rsid w:val="00A76E51"/>
    <w:rsid w:val="00A80EDE"/>
    <w:rsid w:val="00A91A44"/>
    <w:rsid w:val="00AA0971"/>
    <w:rsid w:val="00AB125A"/>
    <w:rsid w:val="00AB2C88"/>
    <w:rsid w:val="00AB30ED"/>
    <w:rsid w:val="00AC49DC"/>
    <w:rsid w:val="00AC67CB"/>
    <w:rsid w:val="00AC6D86"/>
    <w:rsid w:val="00AE3026"/>
    <w:rsid w:val="00AE37D7"/>
    <w:rsid w:val="00AE5300"/>
    <w:rsid w:val="00AE707E"/>
    <w:rsid w:val="00AF2D16"/>
    <w:rsid w:val="00AF7390"/>
    <w:rsid w:val="00B00A66"/>
    <w:rsid w:val="00B027A5"/>
    <w:rsid w:val="00B02C69"/>
    <w:rsid w:val="00B0344C"/>
    <w:rsid w:val="00B044F5"/>
    <w:rsid w:val="00B04832"/>
    <w:rsid w:val="00B05CBD"/>
    <w:rsid w:val="00B06DCC"/>
    <w:rsid w:val="00B07B39"/>
    <w:rsid w:val="00B16EEF"/>
    <w:rsid w:val="00B2691D"/>
    <w:rsid w:val="00B31046"/>
    <w:rsid w:val="00B36EAA"/>
    <w:rsid w:val="00B40483"/>
    <w:rsid w:val="00B4341B"/>
    <w:rsid w:val="00B47243"/>
    <w:rsid w:val="00B477D8"/>
    <w:rsid w:val="00B53C8F"/>
    <w:rsid w:val="00B540EC"/>
    <w:rsid w:val="00B55B26"/>
    <w:rsid w:val="00B56011"/>
    <w:rsid w:val="00B64EC9"/>
    <w:rsid w:val="00B66B62"/>
    <w:rsid w:val="00B6768E"/>
    <w:rsid w:val="00B72585"/>
    <w:rsid w:val="00B72953"/>
    <w:rsid w:val="00B84668"/>
    <w:rsid w:val="00B85BA8"/>
    <w:rsid w:val="00B96446"/>
    <w:rsid w:val="00B96994"/>
    <w:rsid w:val="00B978F0"/>
    <w:rsid w:val="00BA0A6C"/>
    <w:rsid w:val="00BA6DCD"/>
    <w:rsid w:val="00BA77C5"/>
    <w:rsid w:val="00BC6566"/>
    <w:rsid w:val="00BD1698"/>
    <w:rsid w:val="00BD1AC1"/>
    <w:rsid w:val="00BD6546"/>
    <w:rsid w:val="00BE13C5"/>
    <w:rsid w:val="00BF1BE0"/>
    <w:rsid w:val="00C023AE"/>
    <w:rsid w:val="00C02D93"/>
    <w:rsid w:val="00C03F78"/>
    <w:rsid w:val="00C04178"/>
    <w:rsid w:val="00C13B35"/>
    <w:rsid w:val="00C16D68"/>
    <w:rsid w:val="00C2087F"/>
    <w:rsid w:val="00C25433"/>
    <w:rsid w:val="00C27D79"/>
    <w:rsid w:val="00C326B5"/>
    <w:rsid w:val="00C52FF8"/>
    <w:rsid w:val="00C55EFE"/>
    <w:rsid w:val="00C56069"/>
    <w:rsid w:val="00C6380F"/>
    <w:rsid w:val="00C658A0"/>
    <w:rsid w:val="00C733AD"/>
    <w:rsid w:val="00C73AB2"/>
    <w:rsid w:val="00C75765"/>
    <w:rsid w:val="00C81B07"/>
    <w:rsid w:val="00C85346"/>
    <w:rsid w:val="00C9376B"/>
    <w:rsid w:val="00C93C50"/>
    <w:rsid w:val="00C97434"/>
    <w:rsid w:val="00C977A3"/>
    <w:rsid w:val="00CA7FCC"/>
    <w:rsid w:val="00CB2CBB"/>
    <w:rsid w:val="00CB5A71"/>
    <w:rsid w:val="00CC02E0"/>
    <w:rsid w:val="00CC1C01"/>
    <w:rsid w:val="00CD3B66"/>
    <w:rsid w:val="00CD3C07"/>
    <w:rsid w:val="00CD50BD"/>
    <w:rsid w:val="00CE62FE"/>
    <w:rsid w:val="00CF3260"/>
    <w:rsid w:val="00CF515B"/>
    <w:rsid w:val="00D10213"/>
    <w:rsid w:val="00D105D3"/>
    <w:rsid w:val="00D10C28"/>
    <w:rsid w:val="00D11533"/>
    <w:rsid w:val="00D13D1E"/>
    <w:rsid w:val="00D1473F"/>
    <w:rsid w:val="00D15823"/>
    <w:rsid w:val="00D15915"/>
    <w:rsid w:val="00D16AAE"/>
    <w:rsid w:val="00D22D38"/>
    <w:rsid w:val="00D26EA2"/>
    <w:rsid w:val="00D32E26"/>
    <w:rsid w:val="00D349E6"/>
    <w:rsid w:val="00D40980"/>
    <w:rsid w:val="00D41BE8"/>
    <w:rsid w:val="00D434E8"/>
    <w:rsid w:val="00D46F4E"/>
    <w:rsid w:val="00D474D6"/>
    <w:rsid w:val="00D5087F"/>
    <w:rsid w:val="00D50A02"/>
    <w:rsid w:val="00D518A1"/>
    <w:rsid w:val="00D5190C"/>
    <w:rsid w:val="00D5460A"/>
    <w:rsid w:val="00D548BF"/>
    <w:rsid w:val="00D66A93"/>
    <w:rsid w:val="00D80E47"/>
    <w:rsid w:val="00D86FF7"/>
    <w:rsid w:val="00D94122"/>
    <w:rsid w:val="00DA0441"/>
    <w:rsid w:val="00DA1434"/>
    <w:rsid w:val="00DA2E9F"/>
    <w:rsid w:val="00DA4B6A"/>
    <w:rsid w:val="00DB1C9F"/>
    <w:rsid w:val="00DC13E3"/>
    <w:rsid w:val="00DC198C"/>
    <w:rsid w:val="00DC1C3A"/>
    <w:rsid w:val="00DC3050"/>
    <w:rsid w:val="00DC5873"/>
    <w:rsid w:val="00DC640F"/>
    <w:rsid w:val="00DC7ECA"/>
    <w:rsid w:val="00DD118B"/>
    <w:rsid w:val="00DD3541"/>
    <w:rsid w:val="00DD3C4C"/>
    <w:rsid w:val="00DD40EA"/>
    <w:rsid w:val="00DD448E"/>
    <w:rsid w:val="00DE0D3D"/>
    <w:rsid w:val="00DE153F"/>
    <w:rsid w:val="00DE2830"/>
    <w:rsid w:val="00DE7845"/>
    <w:rsid w:val="00DF0947"/>
    <w:rsid w:val="00DF0CFD"/>
    <w:rsid w:val="00DF4DB1"/>
    <w:rsid w:val="00E05DD8"/>
    <w:rsid w:val="00E07020"/>
    <w:rsid w:val="00E13EEC"/>
    <w:rsid w:val="00E1506C"/>
    <w:rsid w:val="00E15E31"/>
    <w:rsid w:val="00E302AA"/>
    <w:rsid w:val="00E313B9"/>
    <w:rsid w:val="00E31D9C"/>
    <w:rsid w:val="00E3374C"/>
    <w:rsid w:val="00E34CFF"/>
    <w:rsid w:val="00E41A86"/>
    <w:rsid w:val="00E42D49"/>
    <w:rsid w:val="00E44721"/>
    <w:rsid w:val="00E45417"/>
    <w:rsid w:val="00E46A36"/>
    <w:rsid w:val="00E4754C"/>
    <w:rsid w:val="00E52B70"/>
    <w:rsid w:val="00E54052"/>
    <w:rsid w:val="00E55CDC"/>
    <w:rsid w:val="00E65646"/>
    <w:rsid w:val="00E70A41"/>
    <w:rsid w:val="00E76F93"/>
    <w:rsid w:val="00E81FF7"/>
    <w:rsid w:val="00E9137C"/>
    <w:rsid w:val="00E922BF"/>
    <w:rsid w:val="00E92613"/>
    <w:rsid w:val="00E951C2"/>
    <w:rsid w:val="00EA2F7D"/>
    <w:rsid w:val="00EB0F6E"/>
    <w:rsid w:val="00EC22AB"/>
    <w:rsid w:val="00EC2B23"/>
    <w:rsid w:val="00EC4107"/>
    <w:rsid w:val="00EC4BD9"/>
    <w:rsid w:val="00EC7BCE"/>
    <w:rsid w:val="00ED0017"/>
    <w:rsid w:val="00ED4884"/>
    <w:rsid w:val="00ED5AD0"/>
    <w:rsid w:val="00ED6FBC"/>
    <w:rsid w:val="00EE7146"/>
    <w:rsid w:val="00EE79AD"/>
    <w:rsid w:val="00F02801"/>
    <w:rsid w:val="00F05C38"/>
    <w:rsid w:val="00F10EFC"/>
    <w:rsid w:val="00F10F1E"/>
    <w:rsid w:val="00F15D45"/>
    <w:rsid w:val="00F16ABA"/>
    <w:rsid w:val="00F22A9C"/>
    <w:rsid w:val="00F22AC8"/>
    <w:rsid w:val="00F2562C"/>
    <w:rsid w:val="00F25F80"/>
    <w:rsid w:val="00F316AD"/>
    <w:rsid w:val="00F34185"/>
    <w:rsid w:val="00F34E80"/>
    <w:rsid w:val="00F3784F"/>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50FB"/>
    <w:rsid w:val="00F92790"/>
    <w:rsid w:val="00F93E5F"/>
    <w:rsid w:val="00F9778A"/>
    <w:rsid w:val="00FA071C"/>
    <w:rsid w:val="00FA35BD"/>
    <w:rsid w:val="00FA7CA5"/>
    <w:rsid w:val="00FB2869"/>
    <w:rsid w:val="00FB33DF"/>
    <w:rsid w:val="00FB3BFF"/>
    <w:rsid w:val="00FB43CE"/>
    <w:rsid w:val="00FB73F2"/>
    <w:rsid w:val="00FC57F2"/>
    <w:rsid w:val="00FC6E77"/>
    <w:rsid w:val="00FD042B"/>
    <w:rsid w:val="00FD24D4"/>
    <w:rsid w:val="00FD4043"/>
    <w:rsid w:val="00FD6AA8"/>
    <w:rsid w:val="00FE0C90"/>
    <w:rsid w:val="00FE3562"/>
    <w:rsid w:val="00FE433C"/>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6.JP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comments" Target="comments.xm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3.JPG"/><Relationship Id="rId3" Type="http://schemas.microsoft.com/office/2007/relationships/stylesWithEffects" Target="stylesWithEffect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300E2-9BFE-4DCC-BBE3-CDD60ADAE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12731</Words>
  <Characters>72569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2</cp:revision>
  <dcterms:created xsi:type="dcterms:W3CDTF">2014-07-18T01:41:00Z</dcterms:created>
  <dcterms:modified xsi:type="dcterms:W3CDTF">2014-07-18T01:41:00Z</dcterms:modified>
</cp:coreProperties>
</file>