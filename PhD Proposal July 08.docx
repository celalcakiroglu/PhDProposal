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r>
              <w:rPr>
                <w:rFonts w:ascii="Times New Roman" w:hAnsi="Times New Roman" w:cs="Times New Roman"/>
                <w:b/>
                <w:sz w:val="24"/>
                <w:szCs w:val="24"/>
              </w:rPr>
              <w:t>NOMENCLATURE</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B40483" w:rsidTr="00AC6D86">
        <w:tc>
          <w:tcPr>
            <w:tcW w:w="2093" w:type="dxa"/>
          </w:tcPr>
          <w:p w:rsidR="00B40483" w:rsidRPr="006915E3" w:rsidRDefault="00A528DA"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B40483" w:rsidRPr="006915E3" w:rsidRDefault="006915E3"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B40483" w:rsidTr="00AC6D86">
        <w:tc>
          <w:tcPr>
            <w:tcW w:w="2093" w:type="dxa"/>
          </w:tcPr>
          <w:p w:rsidR="00B40483" w:rsidRPr="00B40483" w:rsidRDefault="00A528DA"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B40483" w:rsidRPr="00B40483" w:rsidRDefault="00B40483"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4374F2" w:rsidTr="00AC6D86">
        <w:tc>
          <w:tcPr>
            <w:tcW w:w="2093" w:type="dxa"/>
          </w:tcPr>
          <w:p w:rsidR="004374F2" w:rsidRPr="004374F2" w:rsidRDefault="004374F2"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4374F2" w:rsidRDefault="004374F2"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916C8" w:rsidTr="00AC6D86">
        <w:tc>
          <w:tcPr>
            <w:tcW w:w="2093" w:type="dxa"/>
          </w:tcPr>
          <w:p w:rsidR="000916C8" w:rsidRPr="000916C8" w:rsidRDefault="000916C8"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916C8" w:rsidRDefault="000916C8"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916C8" w:rsidTr="00AC6D86">
        <w:tc>
          <w:tcPr>
            <w:tcW w:w="2093" w:type="dxa"/>
          </w:tcPr>
          <w:p w:rsidR="000916C8" w:rsidRPr="00B40483" w:rsidRDefault="000916C8"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916C8" w:rsidRDefault="000916C8"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E3374C" w:rsidTr="00AC6D86">
        <w:tc>
          <w:tcPr>
            <w:tcW w:w="2093" w:type="dxa"/>
          </w:tcPr>
          <w:p w:rsidR="00E3374C" w:rsidRPr="00E3374C" w:rsidRDefault="00E3374C"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E3374C" w:rsidRDefault="00E3374C"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6915E3" w:rsidTr="00AC6D86">
        <w:tc>
          <w:tcPr>
            <w:tcW w:w="209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1D4E6E" w:rsidTr="00AC6D86">
        <w:tc>
          <w:tcPr>
            <w:tcW w:w="209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Specified minimum yield stress</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t</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4374F2" w:rsidTr="00AC6D86">
        <w:tc>
          <w:tcPr>
            <w:tcW w:w="2093" w:type="dxa"/>
          </w:tcPr>
          <w:p w:rsidR="004374F2" w:rsidRPr="004374F2" w:rsidRDefault="004374F2"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4374F2" w:rsidRDefault="004374F2"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4374F2" w:rsidTr="00AC6D86">
        <w:tc>
          <w:tcPr>
            <w:tcW w:w="2093" w:type="dxa"/>
          </w:tcPr>
          <w:p w:rsidR="004374F2" w:rsidRPr="00B40483" w:rsidRDefault="004374F2"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4374F2" w:rsidRPr="00B40483" w:rsidRDefault="004374F2"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511510"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Another load case where pipeline failure due to tensile strains can occur is the application of bending strains on cold bent pipes. Experimental studies of Sen et al. </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senThesis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[15</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sen2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[19</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 xml:space="preserve"> showed that there is a likelihood of pipe body tension side failure in load cases of cold bends under internal pressure and bending. </w:t>
      </w:r>
    </w:p>
    <w:p w:rsidR="00E81FF7" w:rsidRPr="0004567A" w:rsidRDefault="00993F29"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w:t>
      </w:r>
      <w:r>
        <w:rPr>
          <w:rFonts w:ascii="Times New Roman" w:hAnsi="Times New Roman" w:cs="Times New Roman"/>
          <w:sz w:val="24"/>
          <w:szCs w:val="24"/>
        </w:rPr>
        <w:lastRenderedPageBreak/>
        <w:t>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607D46">
        <w:rPr>
          <w:rFonts w:ascii="Times New Roman" w:hAnsi="Times New Roman" w:cs="Times New Roman"/>
          <w:sz w:val="24"/>
          <w:szCs w:val="24"/>
        </w:rPr>
        <w:t>[20</w:t>
      </w:r>
      <w:r w:rsidR="00607D46"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086DCB" w:rsidRPr="00DC640F">
        <w:rPr>
          <w:rFonts w:ascii="Times New Roman" w:hAnsi="Times New Roman" w:cs="Times New Roman"/>
          <w:sz w:val="24"/>
          <w:szCs w:val="24"/>
        </w:rPr>
        <w:t xml:space="preserve">Table </w:t>
      </w:r>
      <w:r w:rsidR="00086DCB">
        <w:rPr>
          <w:rFonts w:ascii="Times New Roman" w:hAnsi="Times New Roman" w:cs="Times New Roman"/>
          <w:noProof/>
          <w:sz w:val="24"/>
          <w:szCs w:val="24"/>
        </w:rPr>
        <w:t>1</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r w:rsidR="008C73C5">
        <w:rPr>
          <w:rFonts w:ascii="Times New Roman" w:hAnsi="Times New Roman" w:cs="Times New Roman"/>
          <w:sz w:val="24"/>
          <w:szCs w:val="24"/>
        </w:rPr>
        <w:t xml:space="preserve"> Also the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E41A86">
        <w:rPr>
          <w:rFonts w:ascii="Times New Roman" w:hAnsi="Times New Roman" w:cs="Times New Roman"/>
          <w:sz w:val="24"/>
          <w:szCs w:val="24"/>
        </w:rPr>
        <w:t>[20</w:t>
      </w:r>
      <w:r w:rsidR="00E41A86"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02DB877D" wp14:editId="3AE9801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2AE46068" wp14:editId="16534309">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0"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0"/>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r w:rsidR="00D16AAE" w:rsidRPr="00D16AAE">
        <w:rPr>
          <w:rFonts w:ascii="Times New Roman" w:hAnsi="Times New Roman" w:cs="Times New Roman"/>
          <w:color w:val="auto"/>
          <w:sz w:val="24"/>
          <w:szCs w:val="24"/>
        </w:rPr>
        <w:t>[20]</w:t>
      </w:r>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A528DA"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1" w:name="_Ref316948401"/>
            <w:bookmarkStart w:id="2" w:name="_Ref316948409"/>
            <w:r>
              <w:t>(</w:t>
            </w:r>
            <w:r w:rsidR="00A528DA">
              <w:fldChar w:fldCharType="begin"/>
            </w:r>
            <w:r w:rsidR="00A528DA">
              <w:instrText xml:space="preserve"> SEQ Equation \* ARABIC </w:instrText>
            </w:r>
            <w:r w:rsidR="00A528DA">
              <w:fldChar w:fldCharType="separate"/>
            </w:r>
            <w:r>
              <w:rPr>
                <w:noProof/>
              </w:rPr>
              <w:t>1</w:t>
            </w:r>
            <w:r w:rsidR="00A528DA">
              <w:rPr>
                <w:noProof/>
              </w:rPr>
              <w:fldChar w:fldCharType="end"/>
            </w:r>
            <w:bookmarkEnd w:id="1"/>
            <w:r>
              <w:t>)</w:t>
            </w:r>
            <w:bookmarkEnd w:id="2"/>
          </w:p>
        </w:tc>
      </w:tr>
      <w:tr w:rsidR="00660AD8" w:rsidTr="0094263F">
        <w:trPr>
          <w:trHeight w:val="657"/>
        </w:trPr>
        <w:tc>
          <w:tcPr>
            <w:tcW w:w="9039" w:type="dxa"/>
            <w:gridSpan w:val="2"/>
            <w:vAlign w:val="center"/>
            <w:hideMark/>
          </w:tcPr>
          <w:p w:rsidR="00660AD8" w:rsidRDefault="00A528DA"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A528DA"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A528DA"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14:anchorId="133F6E2A" wp14:editId="0371F616">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45FA5FA4" wp14:editId="3133F284">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30EB86EC" wp14:editId="56A3E4D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A528DA" w:rsidRPr="00F10EFC" w:rsidRDefault="00A528DA"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A528DA" w:rsidRPr="00F10EFC" w:rsidRDefault="00A528DA"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688E4B5E" wp14:editId="35EE3163">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A528DA" w:rsidRPr="00F10EFC" w:rsidRDefault="00A528DA"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A528DA" w:rsidRPr="00F10EFC" w:rsidRDefault="00A528DA"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0DE96D72" wp14:editId="4F187705">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28DA" w:rsidRPr="00F10EFC" w:rsidRDefault="00A528DA">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A528DA" w:rsidRPr="00F10EFC" w:rsidRDefault="00A528DA">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789AD507" wp14:editId="66EB620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3"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3"/>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6F1D9E4E" wp14:editId="5E4F13C4">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4"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4"/>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1AB622BE" wp14:editId="585F9303">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A528DA"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624E1" w:rsidRPr="0034552E">
        <w:rPr>
          <w:rFonts w:ascii="Times New Roman" w:hAnsi="Times New Roman" w:cs="Times New Roman"/>
          <w:sz w:val="24"/>
          <w:szCs w:val="24"/>
        </w:rPr>
        <w:t xml:space="preserve">Figure </w:t>
      </w:r>
      <w:r w:rsidR="003624E1">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6597B893" wp14:editId="0890BB1E">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33672DF7" wp14:editId="185B1BD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5"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5"/>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7A471EE1" wp14:editId="1578848B">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Silicone replicas of the flaw showing 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B818410" wp14:editId="42B44329">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A47468" w:rsidRPr="00A47468">
        <w:rPr>
          <w:rFonts w:ascii="Times New Roman" w:hAnsi="Times New Roman" w:cs="Times New Roman"/>
          <w:sz w:val="24"/>
          <w:szCs w:val="24"/>
        </w:rPr>
        <w:t xml:space="preserve">Figure </w:t>
      </w:r>
      <w:r w:rsidR="00A47468" w:rsidRPr="00A4746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w:t>
      </w:r>
      <w:proofErr w:type="spellStart"/>
      <w:r w:rsidR="00465B8F">
        <w:rPr>
          <w:rFonts w:ascii="Times New Roman" w:eastAsiaTheme="minorEastAsia" w:hAnsi="Times New Roman" w:cs="Times New Roman"/>
          <w:sz w:val="24"/>
          <w:szCs w:val="24"/>
        </w:rPr>
        <w:t>failre</w:t>
      </w:r>
      <w:proofErr w:type="spellEnd"/>
      <w:r w:rsidR="00465B8F">
        <w:rPr>
          <w:rFonts w:ascii="Times New Roman" w:eastAsiaTheme="minorEastAsia" w:hAnsi="Times New Roman" w:cs="Times New Roman"/>
          <w:sz w:val="24"/>
          <w:szCs w:val="24"/>
        </w:rPr>
        <w:t xml:space="preserv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EE7146" w:rsidRPr="005A64C9">
        <w:rPr>
          <w:rFonts w:ascii="Times New Roman" w:hAnsi="Times New Roman" w:cs="Times New Roman"/>
          <w:sz w:val="24"/>
          <w:szCs w:val="24"/>
        </w:rPr>
        <w:t xml:space="preserve">Table </w:t>
      </w:r>
      <w:r w:rsidR="00EE7146" w:rsidRPr="005A64C9">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18816492" wp14:editId="36FC055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5">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6"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6"/>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r w:rsidRPr="00A47468">
        <w:rPr>
          <w:rFonts w:ascii="Times New Roman" w:hAnsi="Times New Roman" w:cs="Times New Roman"/>
          <w:color w:val="auto"/>
          <w:sz w:val="24"/>
          <w:szCs w:val="24"/>
        </w:rPr>
        <w:t>[15]</w:t>
      </w:r>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7"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7"/>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r w:rsidRPr="005A64C9">
        <w:rPr>
          <w:rFonts w:ascii="Times New Roman" w:hAnsi="Times New Roman" w:cs="Times New Roman"/>
          <w:color w:val="auto"/>
          <w:sz w:val="24"/>
          <w:szCs w:val="24"/>
        </w:rPr>
        <w:t>[15]</w:t>
      </w:r>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89623F">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The specimens were taken from 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w:t>
      </w:r>
      <w:r w:rsidR="00643C36">
        <w:rPr>
          <w:rFonts w:ascii="Times New Roman" w:hAnsi="Times New Roman" w:cs="Times New Roman"/>
          <w:sz w:val="24"/>
          <w:szCs w:val="24"/>
        </w:rPr>
        <w:lastRenderedPageBreak/>
        <w:t>(0.563”)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7D668FD5" wp14:editId="62A8D06B">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6">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r w:rsidRPr="00900DAF">
        <w:rPr>
          <w:rFonts w:ascii="Times New Roman" w:hAnsi="Times New Roman" w:cs="Times New Roman"/>
          <w:color w:val="auto"/>
          <w:sz w:val="24"/>
          <w:szCs w:val="24"/>
        </w:rPr>
        <w:t>[16]</w:t>
      </w:r>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1508466" wp14:editId="08F3E346">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8DA" w:rsidRPr="00990D58" w:rsidRDefault="00A528DA">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A528DA" w:rsidRPr="00990D58" w:rsidRDefault="00A528DA">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F5B3A" w:rsidRPr="007F5B3A">
        <w:rPr>
          <w:rFonts w:ascii="Times New Roman" w:hAnsi="Times New Roman" w:cs="Times New Roman"/>
          <w:sz w:val="24"/>
          <w:szCs w:val="24"/>
        </w:rPr>
        <w:t xml:space="preserve">Figure </w:t>
      </w:r>
      <w:r w:rsidR="007F5B3A" w:rsidRPr="007F5B3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0F6299F9" wp14:editId="54B9A482">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7">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8"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8"/>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r w:rsidRPr="007F5B3A">
        <w:rPr>
          <w:rFonts w:ascii="Times New Roman" w:hAnsi="Times New Roman" w:cs="Times New Roman"/>
          <w:color w:val="auto"/>
          <w:sz w:val="24"/>
          <w:szCs w:val="24"/>
        </w:rPr>
        <w:t>[16]</w:t>
      </w:r>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86379" w:rsidRPr="00247D37">
        <w:rPr>
          <w:rFonts w:ascii="Times New Roman" w:hAnsi="Times New Roman" w:cs="Times New Roman"/>
          <w:sz w:val="24"/>
          <w:szCs w:val="24"/>
        </w:rPr>
        <w:t xml:space="preserve">Table </w:t>
      </w:r>
      <w:r w:rsidR="00786379" w:rsidRPr="00247D37">
        <w:rPr>
          <w:rFonts w:ascii="Times New Roman" w:hAnsi="Times New Roman" w:cs="Times New Roman"/>
          <w:noProof/>
          <w:sz w:val="24"/>
          <w:szCs w:val="24"/>
        </w:rPr>
        <w:t>1</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9"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9"/>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r w:rsidR="00786379" w:rsidRPr="00786379">
        <w:rPr>
          <w:rFonts w:ascii="Times New Roman" w:hAnsi="Times New Roman" w:cs="Times New Roman"/>
          <w:color w:val="auto"/>
          <w:sz w:val="24"/>
          <w:szCs w:val="24"/>
        </w:rPr>
        <w:t>[15]</w:t>
      </w:r>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it is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Pr="00941803">
        <w:rPr>
          <w:rFonts w:ascii="Times New Roman" w:hAnsi="Times New Roman" w:cs="Times New Roman"/>
          <w:sz w:val="24"/>
          <w:szCs w:val="24"/>
        </w:rPr>
        <w:t xml:space="preserve">Table </w:t>
      </w:r>
      <w:r w:rsidRPr="00941803">
        <w:rPr>
          <w:rFonts w:ascii="Times New Roman" w:hAnsi="Times New Roman" w:cs="Times New Roman"/>
          <w:noProof/>
          <w:sz w:val="24"/>
          <w:szCs w:val="24"/>
        </w:rPr>
        <w:t>1</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C9376B">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2F70F5">
        <w:rPr>
          <w:rFonts w:ascii="Times New Roman" w:hAnsi="Times New Roman" w:cs="Times New Roman"/>
          <w:sz w:val="24"/>
          <w:szCs w:val="24"/>
        </w:rPr>
        <w:t>[19</w:t>
      </w:r>
      <w:r w:rsidR="002F70F5"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9D0DE3" w:rsidRPr="00BD6546">
        <w:rPr>
          <w:rFonts w:ascii="Times New Roman" w:hAnsi="Times New Roman" w:cs="Times New Roman"/>
          <w:sz w:val="24"/>
          <w:szCs w:val="24"/>
        </w:rPr>
        <w:t xml:space="preserve">Figure </w:t>
      </w:r>
      <w:r w:rsidR="009D0DE3">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The test results showed that in the post-buckling phase of the experiments, the load carrying capacity of the unpressurized specimens decreased more severely that 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are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0"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 xml:space="preserve">the flaw </w:t>
      </w:r>
      <w:r w:rsidRPr="003A5B9F">
        <w:rPr>
          <w:rFonts w:ascii="Times New Roman" w:eastAsiaTheme="minorEastAsia" w:hAnsi="Times New Roman" w:cs="Times New Roman"/>
          <w:sz w:val="24"/>
          <w:szCs w:val="24"/>
        </w:rPr>
        <w:lastRenderedPageBreak/>
        <w:t>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1"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1"/>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w:t>
      </w:r>
      <w:r w:rsidR="00794BCC">
        <w:rPr>
          <w:rFonts w:ascii="Times New Roman" w:hAnsi="Times New Roman" w:cs="Times New Roman"/>
          <w:sz w:val="24"/>
          <w:szCs w:val="24"/>
        </w:rPr>
        <w:lastRenderedPageBreak/>
        <w:t xml:space="preserve">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70E8F683" wp14:editId="3445FBAC">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8DA" w:rsidRPr="00D548BF" w:rsidRDefault="00A528DA">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A528DA" w:rsidRPr="00D548BF" w:rsidRDefault="00A528DA">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BD4C787" wp14:editId="2CF78247">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A528DA" w:rsidRPr="00D548BF" w:rsidRDefault="00A528DA"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A528DA" w:rsidRPr="00D548BF" w:rsidRDefault="00A528DA"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2E4D9790" wp14:editId="71BC4ADF">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A528DA" w:rsidRPr="00D548BF" w:rsidRDefault="00A528DA"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A528DA" w:rsidRPr="00D548BF" w:rsidRDefault="00A528DA"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5F914BDD" wp14:editId="64184B0E">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8">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2"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2"/>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130435E6" wp14:editId="23947BEB">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w:t>
      </w:r>
      <w:r w:rsidRPr="00CB2CBB">
        <w:rPr>
          <w:rFonts w:ascii="Times New Roman" w:eastAsiaTheme="minorEastAsia" w:hAnsi="Times New Roman" w:cs="Times New Roman"/>
          <w:sz w:val="24"/>
          <w:szCs w:val="24"/>
        </w:rPr>
        <w:lastRenderedPageBreak/>
        <w:t xml:space="preserve">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1262A52A" wp14:editId="6D66F7F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0">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3"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3"/>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A528DA"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A528DA"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A528DA"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A528DA"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A528DA"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 xml:space="preserve">448 </w:t>
            </w:r>
            <w:proofErr w:type="spellStart"/>
            <w:r w:rsidRPr="00247CB8">
              <w:rPr>
                <w:rFonts w:ascii="Times New Roman" w:eastAsia="Times New Roman" w:hAnsi="Times New Roman" w:cs="Times New Roman"/>
                <w:sz w:val="24"/>
                <w:szCs w:val="24"/>
                <w:lang w:eastAsia="en-CA"/>
              </w:rPr>
              <w:t>MPa</w:t>
            </w:r>
            <w:proofErr w:type="spellEnd"/>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224402BF" wp14:editId="262A1375">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A528DA" w:rsidRPr="00CA3C50" w:rsidRDefault="00A528DA"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A528DA" w:rsidRPr="00CA3C50" w:rsidRDefault="00A528DA"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A528DA" w:rsidRPr="00CA3C50" w:rsidRDefault="00A528DA"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A528DA" w:rsidRPr="00CA3C50" w:rsidRDefault="00A528DA"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37394094" wp14:editId="2A6F35C6">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1">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14"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14"/>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 xml:space="preserve">1.93 </w:t>
      </w:r>
      <w:proofErr w:type="spellStart"/>
      <w:r w:rsidR="00FB43CE" w:rsidRPr="006746CC">
        <w:rPr>
          <w:rFonts w:ascii="Times New Roman" w:hAnsi="Times New Roman" w:cs="Times New Roman"/>
          <w:sz w:val="24"/>
          <w:szCs w:val="24"/>
        </w:rPr>
        <w:t>MPa</w:t>
      </w:r>
      <w:proofErr w:type="spellEnd"/>
      <w:r w:rsidR="00FB43CE" w:rsidRPr="006746CC">
        <w:rPr>
          <w:rFonts w:ascii="Times New Roman" w:hAnsi="Times New Roman" w:cs="Times New Roman"/>
          <w:sz w:val="24"/>
          <w:szCs w:val="24"/>
        </w:rPr>
        <w:t xml:space="preserve"> and 7.72 </w:t>
      </w:r>
      <w:proofErr w:type="spellStart"/>
      <w:r w:rsidR="00FB43CE" w:rsidRPr="006746CC">
        <w:rPr>
          <w:rFonts w:ascii="Times New Roman" w:hAnsi="Times New Roman" w:cs="Times New Roman"/>
          <w:sz w:val="24"/>
          <w:szCs w:val="24"/>
        </w:rPr>
        <w:t>MPa</w:t>
      </w:r>
      <w:proofErr w:type="spellEnd"/>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lastRenderedPageBreak/>
        <w:drawing>
          <wp:inline distT="0" distB="0" distL="0" distR="0" wp14:anchorId="076EB5C4" wp14:editId="3D3FC299">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15"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15"/>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5219295E" wp14:editId="2A54E76C">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16"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16"/>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and 7.72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17"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18" w:author="Celal" w:date="2014-05-18T20:24:00Z"/>
          <w:rFonts w:ascii="Times New Roman" w:hAnsi="Times New Roman" w:cs="Times New Roman"/>
          <w:sz w:val="24"/>
          <w:szCs w:val="24"/>
        </w:rPr>
      </w:pPr>
      <w:commentRangeStart w:id="19"/>
      <w:ins w:id="20"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21" w:author="Celal" w:date="2014-05-18T20:29:00Z">
        <w:r>
          <w:rPr>
            <w:rFonts w:ascii="Times New Roman" w:hAnsi="Times New Roman" w:cs="Times New Roman"/>
            <w:sz w:val="24"/>
            <w:szCs w:val="24"/>
          </w:rPr>
          <w:t xml:space="preserve"> Furthermore the amount of internal pressure is </w:t>
        </w:r>
      </w:ins>
      <w:ins w:id="22" w:author="Celal" w:date="2014-05-18T20:30:00Z">
        <w:r>
          <w:rPr>
            <w:rFonts w:ascii="Times New Roman" w:hAnsi="Times New Roman" w:cs="Times New Roman"/>
            <w:sz w:val="24"/>
            <w:szCs w:val="24"/>
          </w:rPr>
          <w:t xml:space="preserve">a </w:t>
        </w:r>
      </w:ins>
      <w:ins w:id="23" w:author="Celal" w:date="2014-05-18T20:29:00Z">
        <w:r>
          <w:rPr>
            <w:rFonts w:ascii="Times New Roman" w:hAnsi="Times New Roman" w:cs="Times New Roman"/>
            <w:sz w:val="24"/>
            <w:szCs w:val="24"/>
          </w:rPr>
          <w:t>decisive</w:t>
        </w:r>
      </w:ins>
      <w:ins w:id="24" w:author="Celal" w:date="2014-05-18T20:30:00Z">
        <w:r>
          <w:rPr>
            <w:rFonts w:ascii="Times New Roman" w:hAnsi="Times New Roman" w:cs="Times New Roman"/>
            <w:sz w:val="24"/>
            <w:szCs w:val="24"/>
          </w:rPr>
          <w:t xml:space="preserve"> factor for the failure mode.</w:t>
        </w:r>
      </w:ins>
      <w:ins w:id="25" w:author="Celal" w:date="2014-05-18T20:29:00Z">
        <w:r>
          <w:rPr>
            <w:rFonts w:ascii="Times New Roman" w:hAnsi="Times New Roman" w:cs="Times New Roman"/>
            <w:sz w:val="24"/>
            <w:szCs w:val="24"/>
          </w:rPr>
          <w:t xml:space="preserve"> </w:t>
        </w:r>
      </w:ins>
      <w:ins w:id="26" w:author="Celal" w:date="2014-05-19T13:18:00Z">
        <w:r w:rsidR="004662BF">
          <w:rPr>
            <w:rFonts w:ascii="Times New Roman" w:hAnsi="Times New Roman" w:cs="Times New Roman"/>
            <w:sz w:val="24"/>
            <w:szCs w:val="24"/>
          </w:rPr>
          <w:t>In order to define a failure criterion</w:t>
        </w:r>
      </w:ins>
      <w:ins w:id="27" w:author="Celal" w:date="2014-05-19T13:19:00Z">
        <w:r w:rsidR="004662BF">
          <w:rPr>
            <w:rFonts w:ascii="Times New Roman" w:hAnsi="Times New Roman" w:cs="Times New Roman"/>
            <w:sz w:val="24"/>
            <w:szCs w:val="24"/>
          </w:rPr>
          <w:t>,</w:t>
        </w:r>
      </w:ins>
      <w:ins w:id="28" w:author="Celal" w:date="2014-05-19T13:18:00Z">
        <w:r w:rsidR="004662BF">
          <w:rPr>
            <w:rFonts w:ascii="Times New Roman" w:hAnsi="Times New Roman" w:cs="Times New Roman"/>
            <w:sz w:val="24"/>
            <w:szCs w:val="24"/>
          </w:rPr>
          <w:t xml:space="preserve"> </w:t>
        </w:r>
      </w:ins>
      <w:ins w:id="29"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30" w:author="Celal" w:date="2014-05-19T13:20:00Z">
        <w:r w:rsidR="004662BF">
          <w:rPr>
            <w:rFonts w:ascii="Times New Roman" w:hAnsi="Times New Roman" w:cs="Times New Roman"/>
            <w:sz w:val="24"/>
            <w:szCs w:val="24"/>
          </w:rPr>
          <w:t>plotted</w:t>
        </w:r>
      </w:ins>
      <w:ins w:id="31" w:author="Celal" w:date="2014-05-19T13:19:00Z">
        <w:r w:rsidR="004662BF">
          <w:rPr>
            <w:rFonts w:ascii="Times New Roman" w:hAnsi="Times New Roman" w:cs="Times New Roman"/>
            <w:sz w:val="24"/>
            <w:szCs w:val="24"/>
          </w:rPr>
          <w:t xml:space="preserve"> for different levels of internal pressure.</w:t>
        </w:r>
      </w:ins>
      <w:ins w:id="32" w:author="Celal" w:date="2014-05-19T13:20:00Z">
        <w:r w:rsidR="004662BF">
          <w:rPr>
            <w:rFonts w:ascii="Times New Roman" w:hAnsi="Times New Roman" w:cs="Times New Roman"/>
            <w:sz w:val="24"/>
            <w:szCs w:val="24"/>
          </w:rPr>
          <w:t xml:space="preserve"> These plots have revealed that</w:t>
        </w:r>
      </w:ins>
      <w:ins w:id="33" w:author="Celal" w:date="2014-05-19T13:22:00Z">
        <w:r w:rsidR="004662BF">
          <w:rPr>
            <w:rFonts w:ascii="Times New Roman" w:hAnsi="Times New Roman" w:cs="Times New Roman"/>
            <w:sz w:val="24"/>
            <w:szCs w:val="24"/>
          </w:rPr>
          <w:t xml:space="preserve"> starting from a certain level of inte</w:t>
        </w:r>
      </w:ins>
      <w:ins w:id="34" w:author="Celal" w:date="2014-05-19T13:23:00Z">
        <w:r w:rsidR="004662BF">
          <w:rPr>
            <w:rFonts w:ascii="Times New Roman" w:hAnsi="Times New Roman" w:cs="Times New Roman"/>
            <w:sz w:val="24"/>
            <w:szCs w:val="24"/>
          </w:rPr>
          <w:t>r</w:t>
        </w:r>
      </w:ins>
      <w:ins w:id="35" w:author="Celal" w:date="2014-05-19T13:22:00Z">
        <w:r w:rsidR="004662BF">
          <w:rPr>
            <w:rFonts w:ascii="Times New Roman" w:hAnsi="Times New Roman" w:cs="Times New Roman"/>
            <w:sz w:val="24"/>
            <w:szCs w:val="24"/>
          </w:rPr>
          <w:t>nal p</w:t>
        </w:r>
      </w:ins>
      <w:ins w:id="36"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37"/>
        <w:r w:rsidR="004662BF">
          <w:rPr>
            <w:rFonts w:ascii="Times New Roman" w:hAnsi="Times New Roman" w:cs="Times New Roman"/>
            <w:sz w:val="24"/>
            <w:szCs w:val="24"/>
          </w:rPr>
          <w:t>40</w:t>
        </w:r>
      </w:ins>
      <w:commentRangeEnd w:id="37"/>
      <w:r w:rsidR="00890844">
        <w:rPr>
          <w:rStyle w:val="CommentReference"/>
        </w:rPr>
        <w:commentReference w:id="37"/>
      </w:r>
      <w:ins w:id="38" w:author="Celal" w:date="2014-05-19T13:23:00Z">
        <w:r w:rsidR="004662BF">
          <w:rPr>
            <w:rFonts w:ascii="Times New Roman" w:hAnsi="Times New Roman" w:cs="Times New Roman"/>
            <w:sz w:val="24"/>
            <w:szCs w:val="24"/>
          </w:rPr>
          <w:t xml:space="preserve">% </w:t>
        </w:r>
        <w:commentRangeStart w:id="39"/>
        <w:r w:rsidR="004662BF">
          <w:rPr>
            <w:rFonts w:ascii="Times New Roman" w:hAnsi="Times New Roman" w:cs="Times New Roman"/>
            <w:sz w:val="24"/>
            <w:szCs w:val="24"/>
          </w:rPr>
          <w:t>whereas</w:t>
        </w:r>
      </w:ins>
      <w:commentRangeEnd w:id="39"/>
      <w:ins w:id="40" w:author="Celal" w:date="2014-06-03T14:57:00Z">
        <w:r w:rsidR="00503616">
          <w:rPr>
            <w:rStyle w:val="CommentReference"/>
          </w:rPr>
          <w:commentReference w:id="39"/>
        </w:r>
      </w:ins>
      <w:ins w:id="41" w:author="Celal" w:date="2014-05-19T13:23:00Z">
        <w:r w:rsidR="004662BF">
          <w:rPr>
            <w:rFonts w:ascii="Times New Roman" w:hAnsi="Times New Roman" w:cs="Times New Roman"/>
            <w:sz w:val="24"/>
            <w:szCs w:val="24"/>
          </w:rPr>
          <w:t xml:space="preserve"> the equivalent plastic strain at the tension side starts to exceed 40%. </w:t>
        </w:r>
      </w:ins>
      <w:ins w:id="42"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43" w:author="Celal" w:date="2014-05-19T13:25:00Z">
        <w:r w:rsidR="00280570">
          <w:rPr>
            <w:rFonts w:ascii="Times New Roman" w:hAnsi="Times New Roman" w:cs="Times New Roman"/>
            <w:sz w:val="24"/>
            <w:szCs w:val="24"/>
          </w:rPr>
          <w:t xml:space="preserve">can slightly change with respect to the steel grade of the </w:t>
        </w:r>
        <w:r w:rsidR="00280570">
          <w:rPr>
            <w:rFonts w:ascii="Times New Roman" w:hAnsi="Times New Roman" w:cs="Times New Roman"/>
            <w:sz w:val="24"/>
            <w:szCs w:val="24"/>
          </w:rPr>
          <w:lastRenderedPageBreak/>
          <w:t xml:space="preserve">pipe. </w:t>
        </w:r>
      </w:ins>
      <w:ins w:id="44"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45" w:author="Celal" w:date="2014-05-19T13:27:00Z">
        <w:r w:rsidR="00DD40EA">
          <w:rPr>
            <w:rFonts w:ascii="Times New Roman" w:hAnsi="Times New Roman" w:cs="Times New Roman"/>
            <w:sz w:val="24"/>
            <w:szCs w:val="24"/>
          </w:rPr>
          <w:t>compression side can exceed 40% whereas at the tension side it stays below 40%.</w:t>
        </w:r>
      </w:ins>
      <w:ins w:id="46" w:author="Celal" w:date="2014-05-19T13:20:00Z">
        <w:r w:rsidR="004662BF">
          <w:rPr>
            <w:rFonts w:ascii="Times New Roman" w:hAnsi="Times New Roman" w:cs="Times New Roman"/>
            <w:sz w:val="24"/>
            <w:szCs w:val="24"/>
          </w:rPr>
          <w:t xml:space="preserve"> </w:t>
        </w:r>
      </w:ins>
      <w:commentRangeEnd w:id="19"/>
      <w:r w:rsidR="00890844">
        <w:rPr>
          <w:rStyle w:val="CommentReference"/>
        </w:rPr>
        <w:commentReference w:id="19"/>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E31D9C" w:rsidRPr="00D5460A">
        <w:rPr>
          <w:rFonts w:ascii="Times New Roman" w:hAnsi="Times New Roman" w:cs="Times New Roman"/>
          <w:sz w:val="24"/>
          <w:szCs w:val="24"/>
        </w:rPr>
        <w:t xml:space="preserve">Figure </w:t>
      </w:r>
      <w:r w:rsidR="00E31D9C" w:rsidRPr="00D5460A">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163EDFC5" wp14:editId="051B51A0">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47"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47"/>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B36EAA">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Pr="00E31D9C">
        <w:rPr>
          <w:rFonts w:ascii="Times New Roman" w:hAnsi="Times New Roman" w:cs="Times New Roman"/>
          <w:sz w:val="24"/>
          <w:szCs w:val="24"/>
        </w:rPr>
        <w:t xml:space="preserve">Figure </w:t>
      </w:r>
      <w:r w:rsidRPr="00E31D9C">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w:t>
      </w:r>
      <w:r w:rsidR="00F77C8F">
        <w:rPr>
          <w:rFonts w:ascii="Times New Roman" w:hAnsi="Times New Roman" w:cs="Times New Roman"/>
          <w:sz w:val="24"/>
          <w:szCs w:val="24"/>
        </w:rPr>
        <w:lastRenderedPageBreak/>
        <w:t xml:space="preserve">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drawing>
          <wp:inline distT="0" distB="0" distL="0" distR="0" wp14:anchorId="04171E6D" wp14:editId="05F6F107">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48"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48"/>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6A2242" w:rsidRPr="001260A0">
        <w:rPr>
          <w:rFonts w:ascii="Times New Roman" w:hAnsi="Times New Roman" w:cs="Times New Roman"/>
          <w:sz w:val="24"/>
          <w:szCs w:val="24"/>
        </w:rPr>
        <w:t xml:space="preserve">Figure </w:t>
      </w:r>
      <w:r w:rsidR="006A2242" w:rsidRPr="001260A0">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287691" w:rsidRPr="00287691">
        <w:rPr>
          <w:rFonts w:ascii="Times New Roman" w:hAnsi="Times New Roman" w:cs="Times New Roman"/>
          <w:sz w:val="24"/>
          <w:szCs w:val="24"/>
        </w:rPr>
        <w:t xml:space="preserve">Table </w:t>
      </w:r>
      <w:r w:rsidR="00287691" w:rsidRPr="00287691">
        <w:rPr>
          <w:rFonts w:ascii="Times New Roman" w:hAnsi="Times New Roman" w:cs="Times New Roman"/>
          <w:noProof/>
          <w:sz w:val="24"/>
          <w:szCs w:val="24"/>
        </w:rPr>
        <w:t>6</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1D2080" w:rsidRPr="001260A0">
        <w:rPr>
          <w:rFonts w:ascii="Times New Roman" w:hAnsi="Times New Roman" w:cs="Times New Roman"/>
          <w:sz w:val="24"/>
          <w:szCs w:val="24"/>
        </w:rPr>
        <w:t xml:space="preserve">Figure </w:t>
      </w:r>
      <w:r w:rsidR="001D2080" w:rsidRPr="001260A0">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w:t>
      </w:r>
      <w:r w:rsidR="001D2080">
        <w:rPr>
          <w:rFonts w:ascii="Times New Roman" w:eastAsiaTheme="minorEastAsia" w:hAnsi="Times New Roman" w:cs="Times New Roman"/>
          <w:sz w:val="24"/>
          <w:szCs w:val="24"/>
        </w:rPr>
        <w:lastRenderedPageBreak/>
        <w:t xml:space="preserve">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49"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6</w:t>
      </w:r>
      <w:r w:rsidRPr="00287691">
        <w:rPr>
          <w:rFonts w:ascii="Times New Roman" w:hAnsi="Times New Roman" w:cs="Times New Roman"/>
          <w:color w:val="auto"/>
          <w:sz w:val="24"/>
          <w:szCs w:val="24"/>
        </w:rPr>
        <w:fldChar w:fldCharType="end"/>
      </w:r>
      <w:bookmarkEnd w:id="49"/>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m:t>
            </m:r>
            <m:r>
              <m:rPr>
                <m:sty m:val="bi"/>
              </m:rPr>
              <w:rPr>
                <w:rFonts w:ascii="Cambria Math" w:hAnsi="Cambria Math" w:cs="Times New Roman"/>
                <w:color w:val="auto"/>
                <w:sz w:val="24"/>
                <w:szCs w:val="24"/>
              </w:rPr>
              <m:t>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drawing>
          <wp:inline distT="0" distB="0" distL="0" distR="0" wp14:anchorId="6D893A36" wp14:editId="448B0AF3">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50"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50"/>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4D0E4F" w:rsidRPr="001740F1">
        <w:rPr>
          <w:rFonts w:ascii="Times New Roman" w:hAnsi="Times New Roman" w:cs="Times New Roman"/>
          <w:sz w:val="24"/>
          <w:szCs w:val="24"/>
        </w:rPr>
        <w:t xml:space="preserve">Table </w:t>
      </w:r>
      <w:r w:rsidR="004D0E4F" w:rsidRPr="001740F1">
        <w:rPr>
          <w:rFonts w:ascii="Times New Roman" w:hAnsi="Times New Roman" w:cs="Times New Roman"/>
          <w:noProof/>
          <w:sz w:val="24"/>
          <w:szCs w:val="24"/>
        </w:rPr>
        <w:t>7</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51"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7</w:t>
      </w:r>
      <w:r w:rsidRPr="001740F1">
        <w:rPr>
          <w:rFonts w:ascii="Times New Roman" w:hAnsi="Times New Roman" w:cs="Times New Roman"/>
          <w:color w:val="auto"/>
          <w:sz w:val="24"/>
          <w:szCs w:val="24"/>
        </w:rPr>
        <w:fldChar w:fldCharType="end"/>
      </w:r>
      <w:bookmarkEnd w:id="51"/>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Pr="00C326B5">
        <w:rPr>
          <w:rFonts w:ascii="Times New Roman" w:hAnsi="Times New Roman" w:cs="Times New Roman"/>
          <w:sz w:val="24"/>
          <w:szCs w:val="24"/>
        </w:rPr>
        <w:t xml:space="preserve">Table </w:t>
      </w:r>
      <w:r w:rsidRPr="00C326B5">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proofErr w:type="gramStart"/>
      <w:r w:rsidR="007D2AAC" w:rsidRPr="00BA6DCD">
        <w:rPr>
          <w:rFonts w:ascii="Times New Roman" w:hAnsi="Times New Roman" w:cs="Times New Roman"/>
          <w:sz w:val="24"/>
          <w:szCs w:val="24"/>
        </w:rPr>
        <w:t xml:space="preserve">Figure </w:t>
      </w:r>
      <w:r w:rsidR="007D2AAC" w:rsidRPr="00BA6DCD">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242738">
        <w:rPr>
          <w:rFonts w:ascii="Times New Roman" w:hAnsi="Times New Roman" w:cs="Times New Roman"/>
          <w:sz w:val="24"/>
          <w:szCs w:val="24"/>
        </w:rPr>
        <w:t xml:space="preserve">Figure </w:t>
      </w:r>
      <w:r w:rsidR="00691D9E">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E951C2">
        <w:rPr>
          <w:rFonts w:ascii="Times New Roman" w:hAnsi="Times New Roman" w:cs="Times New Roman"/>
          <w:sz w:val="24"/>
          <w:szCs w:val="24"/>
        </w:rPr>
        <w:t xml:space="preserve">Figure </w:t>
      </w:r>
      <w:r w:rsidR="00691D9E">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C6380F">
        <w:rPr>
          <w:rFonts w:ascii="Times New Roman" w:hAnsi="Times New Roman" w:cs="Times New Roman"/>
          <w:sz w:val="24"/>
          <w:szCs w:val="24"/>
        </w:rPr>
        <w:t xml:space="preserve">Figure </w:t>
      </w:r>
      <w:r w:rsidR="00691D9E" w:rsidRPr="00C6380F">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w:t>
      </w:r>
      <w:proofErr w:type="gramEnd"/>
      <w:r w:rsidR="007D2AAC">
        <w:rPr>
          <w:rFonts w:ascii="Times New Roman" w:hAnsi="Times New Roman" w:cs="Times New Roman"/>
          <w:sz w:val="24"/>
          <w:szCs w:val="24"/>
        </w:rPr>
        <w:t xml:space="preserve"> the positions of the strain gauges and the painted areas for the image correlation</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For both tests the main difference in the 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Pr="00AE5300">
        <w:rPr>
          <w:rFonts w:ascii="Times New Roman" w:hAnsi="Times New Roman" w:cs="Times New Roman"/>
          <w:sz w:val="24"/>
          <w:szCs w:val="24"/>
        </w:rPr>
        <w:t xml:space="preserve">Table </w:t>
      </w:r>
      <w:r w:rsidRPr="00AE5300">
        <w:rPr>
          <w:rFonts w:ascii="Times New Roman" w:hAnsi="Times New Roman" w:cs="Times New Roman"/>
          <w:noProof/>
          <w:sz w:val="24"/>
          <w:szCs w:val="24"/>
        </w:rPr>
        <w:t>9</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sidRPr="00A40C41">
        <w:rPr>
          <w:rFonts w:ascii="Times New Roman" w:hAnsi="Times New Roman" w:cs="Times New Roman"/>
          <w:noProof/>
          <w:sz w:val="24"/>
          <w:szCs w:val="24"/>
        </w:rPr>
        <w:t>8</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sidRPr="00A40C41">
        <w:rPr>
          <w:rFonts w:ascii="Times New Roman" w:hAnsi="Times New Roman" w:cs="Times New Roman"/>
          <w:noProof/>
          <w:sz w:val="24"/>
          <w:szCs w:val="24"/>
        </w:rPr>
        <w:t>8</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BA6DCD">
        <w:rPr>
          <w:rFonts w:ascii="Times New Roman" w:hAnsi="Times New Roman" w:cs="Times New Roman"/>
          <w:sz w:val="24"/>
          <w:szCs w:val="24"/>
        </w:rPr>
        <w:t xml:space="preserve">Figure </w:t>
      </w:r>
      <w:r w:rsidR="00C85346">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242738">
        <w:rPr>
          <w:rFonts w:ascii="Times New Roman" w:hAnsi="Times New Roman" w:cs="Times New Roman"/>
          <w:sz w:val="24"/>
          <w:szCs w:val="24"/>
        </w:rPr>
        <w:t xml:space="preserve">Figure </w:t>
      </w:r>
      <w:r w:rsidR="00C85346">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E951C2">
        <w:rPr>
          <w:rFonts w:ascii="Times New Roman" w:hAnsi="Times New Roman" w:cs="Times New Roman"/>
          <w:sz w:val="24"/>
          <w:szCs w:val="24"/>
        </w:rPr>
        <w:t xml:space="preserve">Figure </w:t>
      </w:r>
      <w:r w:rsidR="00C85346">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C6380F">
        <w:rPr>
          <w:rFonts w:ascii="Times New Roman" w:hAnsi="Times New Roman" w:cs="Times New Roman"/>
          <w:sz w:val="24"/>
          <w:szCs w:val="24"/>
        </w:rPr>
        <w:t xml:space="preserve">Figure </w:t>
      </w:r>
      <w:r w:rsidR="00C85346" w:rsidRPr="00C6380F">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3526B0" w:rsidRPr="00A40C41">
        <w:rPr>
          <w:rFonts w:ascii="Times New Roman" w:hAnsi="Times New Roman" w:cs="Times New Roman"/>
          <w:sz w:val="24"/>
          <w:szCs w:val="24"/>
        </w:rPr>
        <w:t xml:space="preserve">Table </w:t>
      </w:r>
      <w:r w:rsidR="003526B0" w:rsidRPr="00A40C41">
        <w:rPr>
          <w:rFonts w:ascii="Times New Roman" w:hAnsi="Times New Roman" w:cs="Times New Roman"/>
          <w:noProof/>
          <w:sz w:val="24"/>
          <w:szCs w:val="24"/>
        </w:rPr>
        <w:t>8</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C13B35">
        <w:rPr>
          <w:rFonts w:ascii="Times New Roman" w:hAnsi="Times New Roman" w:cs="Times New Roman"/>
          <w:sz w:val="24"/>
          <w:szCs w:val="24"/>
        </w:rPr>
        <w:t xml:space="preserve">Figure </w:t>
      </w:r>
      <w:r w:rsidR="007D42C3">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4B7A68">
        <w:rPr>
          <w:rFonts w:ascii="Times New Roman" w:hAnsi="Times New Roman" w:cs="Times New Roman"/>
          <w:sz w:val="24"/>
          <w:szCs w:val="24"/>
        </w:rPr>
        <w:t xml:space="preserve">Figure </w:t>
      </w:r>
      <w:r w:rsidR="007D42C3" w:rsidRPr="004B7A68">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From these plots it can be concluded that the strain gauges having no correlation with any other strain gauge also appear to have made erroneous measurements. On the other hand strain gauges having good correlation with a large number of the other gauges appear to have made reliable measurements.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3643A822" wp14:editId="5C95EB0E">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8DA" w:rsidRDefault="00A528DA">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0"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" filled="f" stroked="f" strokeweight=".5pt">
                <v:textbox>
                  <w:txbxContent>
                    <w:p w:rsidR="00A528DA" w:rsidRDefault="00A528DA">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4D08F771" wp14:editId="6C097D85">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A528DA" w:rsidRDefault="00A528DA"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MwNQIAAGk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" filled="f" stroked="f" strokeweight=".5pt">
                <v:textbox>
                  <w:txbxContent>
                    <w:p w:rsidR="00A528DA" w:rsidRDefault="00A528DA"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43213E7E" wp14:editId="6D674641">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A528DA" w:rsidRDefault="00A528DA"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2"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g9Ng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" filled="f" stroked="f" strokeweight=".5pt">
                <v:textbox>
                  <w:txbxContent>
                    <w:p w:rsidR="00A528DA" w:rsidRDefault="00A528DA"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2DFF2DB1" wp14:editId="31889F5E">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A528DA" w:rsidRDefault="00A528DA"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JDNA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" filled="f" stroked="f" strokeweight=".5pt">
                <v:textbox>
                  <w:txbxContent>
                    <w:p w:rsidR="00A528DA" w:rsidRDefault="00A528DA"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6156983D" wp14:editId="521B33C0">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A528DA" w:rsidRDefault="00A528DA"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4"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Aa17lCNgIAAGgEAAAOAAAAAAAA&#10;AAAAAAAAAC4CAABkcnMvZTJvRG9jLnhtbFBLAQItABQABgAIAAAAIQBMtfOA4gAAAAsBAAAPAAAA&#10;AAAAAAAAAAAAAJAEAABkcnMvZG93bnJldi54bWxQSwUGAAAAAAQABADzAAAAnwUAAAAA&#10;" filled="f" stroked="f" strokeweight=".5pt">
                <v:textbox>
                  <w:txbxContent>
                    <w:p w:rsidR="00A528DA" w:rsidRDefault="00A528DA"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89D338C" wp14:editId="41CF8A27">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5"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OK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fC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AWnk4o3AgAAaAQAAA4AAAAA&#10;AAAAAAAAAAAALgIAAGRycy9lMm9Eb2MueG1sUEsBAi0AFAAGAAgAAAAhABImwfLjAAAACwEAAA8A&#10;AAAAAAAAAAAAAAAAkQQAAGRycy9kb3ducmV2LnhtbFBLBQYAAAAABAAEAPMAAAChBQAAAAA=&#10;" filled="f" stroked="f" strokeweight=".5pt">
                <v:textbox>
                  <w:txbxContent>
                    <w:p w:rsidR="00A528DA" w:rsidRDefault="00A528DA"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51F3E397" wp14:editId="146F0780">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At16DQ4AgAAaAQAAA4AAAAA&#10;AAAAAAAAAAAALgIAAGRycy9lMm9Eb2MueG1sUEsBAi0AFAAGAAgAAAAhADI3x53iAAAACwEAAA8A&#10;AAAAAAAAAAAAAAAAkgQAAGRycy9kb3ducmV2LnhtbFBLBQYAAAAABAAEAPMAAAChBQAAAAA=&#10;" filled="f" stroked="f" strokeweight=".5pt">
                <v:textbox>
                  <w:txbxContent>
                    <w:p w:rsidR="00A528DA" w:rsidRDefault="00A528DA"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027F85B5" wp14:editId="713919D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O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Fd6H4c3AgAAaAQAAA4AAAAA&#10;AAAAAAAAAAAALgIAAGRycy9lMm9Eb2MueG1sUEsBAi0AFAAGAAgAAAAhAFV4UeDjAAAACwEAAA8A&#10;AAAAAAAAAAAAAAAAkQQAAGRycy9kb3ducmV2LnhtbFBLBQYAAAAABAAEAPMAAAChBQAAAAA=&#10;" filled="f" stroked="f" strokeweight=".5pt">
                <v:textbox>
                  <w:txbxContent>
                    <w:p w:rsidR="00A528DA" w:rsidRDefault="00A528DA"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36A02F16" wp14:editId="3A3B2666">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" filled="f" stroked="f" strokeweight=".5pt">
                <v:textbox>
                  <w:txbxContent>
                    <w:p w:rsidR="00A528DA" w:rsidRDefault="00A528DA"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0A3CF4DE" wp14:editId="5F8AAC0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" filled="f" stroked="f" strokeweight=".5pt">
                <v:textbox>
                  <w:txbxContent>
                    <w:p w:rsidR="00A528DA" w:rsidRDefault="00A528DA"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65F5ADE1" wp14:editId="1D1C72D2">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oV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" filled="f" stroked="f" strokeweight=".5pt">
                <v:textbox>
                  <w:txbxContent>
                    <w:p w:rsidR="00A528DA" w:rsidRDefault="00A528DA"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676DB336" wp14:editId="7680FF0C">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" filled="f" stroked="f" strokeweight=".5pt">
                <v:textbox>
                  <w:txbxContent>
                    <w:p w:rsidR="00A528DA" w:rsidRDefault="00A528DA"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4DC566CB" wp14:editId="29056844">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2"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" filled="f" stroked="f" strokeweight=".5pt">
                <v:textbox>
                  <w:txbxContent>
                    <w:p w:rsidR="00A528DA" w:rsidRDefault="00A528DA"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4F7DCF78" wp14:editId="288D157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A528DA" w:rsidRDefault="00A528DA"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3"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">
                <v:shape id="Straight Arrow Connector 47" o:spid="_x0000_s1054"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5"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A528DA" w:rsidRDefault="00A528DA"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477D857E" wp14:editId="35771801">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A528DA" w:rsidRDefault="00A528DA"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6"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FKYdO&#10;YgMAAEAIAAAOAAAAAAAAAAAAAAAAAC4CAABkcnMvZTJvRG9jLnhtbFBLAQItABQABgAIAAAAIQBK&#10;1Ih+4gAAAAsBAAAPAAAAAAAAAAAAAAAAALwFAABkcnMvZG93bnJldi54bWxQSwUGAAAAAAQABADz&#10;AAAAywYAAAAA&#10;">
                <v:shape id="Straight Arrow Connector 45" o:spid="_x0000_s1057"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8"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A528DA" w:rsidRDefault="00A528DA"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34E0A10D" wp14:editId="288F3C87">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A528DA" w:rsidRDefault="00A528DA"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59"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DbYg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">
                <v:shape id="Straight Arrow Connector 49" o:spid="_x0000_s1060"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1"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A528DA" w:rsidRDefault="00A528DA"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A11C17D" wp14:editId="3638A5F6">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A528DA" w:rsidRDefault="00A528DA"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2"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">
                <v:shape id="Straight Arrow Connector 42" o:spid="_x0000_s1063"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4"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A528DA" w:rsidRDefault="00A528DA"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1B40DD47" wp14:editId="2275BA45">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A528DA" w:rsidRDefault="00A528DA"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5"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sV6GfpoD&#10;AAC3CgAADgAAAAAAAAAAAAAAAAAuAgAAZHJzL2Uyb0RvYy54bWxQSwECLQAUAAYACAAAACEAu2Ne&#10;T+EAAAAKAQAADwAAAAAAAAAAAAAAAAD0BQAAZHJzL2Rvd25yZXYueG1sUEsFBgAAAAAEAAQA8wAA&#10;AAIHAAAAAA==&#10;">
                <v:shape id="Text Box 38" o:spid="_x0000_s106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A528DA" w:rsidRDefault="00A528DA" w:rsidP="00A3645D">
                        <w:r>
                          <w:t>Speckled Areas</w:t>
                        </w:r>
                      </w:p>
                    </w:txbxContent>
                  </v:textbox>
                </v:shape>
                <v:shape id="Straight Arrow Connector 39" o:spid="_x0000_s106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1977BBDD" wp14:editId="216EDC1D">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A528DA" w:rsidRDefault="00A528DA"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69"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B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Mx9alwekRNf2taTXJVTHLdHmgSjo81BQMLvMPXyySoBp0a8wKoT6cezcvoe2ArcYNTA3&#10;oNS+b4hiGFWfOTSc89F4bAeN24wnswg2av9mvX/DN/VSQC1ATwHv3NK+N5VfZkrUTzDiFtYqXBFO&#10;wXaCjV8uTTfNYERStli4RzBaJDG3fCWprz2bk8f2iSjZZ8VAPu+Eb3EkPkhO97ZLwmJjRFa6tvHM&#10;7p71jtyuC8OAcn2lH6Z2Au7v3fvnkT//CQ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G6MsYFWAwAAOggAAA4AAAAA&#10;AAAAAAAAAAAALgIAAGRycy9lMm9Eb2MueG1sUEsBAi0AFAAGAAgAAAAhAHDlZTzhAAAACgEAAA8A&#10;AAAAAAAAAAAAAAAAsAUAAGRycy9kb3ducmV2LnhtbFBLBQYAAAAABAAEAPMAAAC+BgAAAAA=&#10;">
                <v:shape id="Straight Arrow Connector 51" o:spid="_x0000_s1070"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1"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A528DA" w:rsidRDefault="00A528DA"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118AE937" wp14:editId="1921976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A528DA" w:rsidRDefault="00A528DA"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2"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DpSEfk3AgAAaAQAAA4AAAAA&#10;AAAAAAAAAAAALgIAAGRycy9lMm9Eb2MueG1sUEsBAi0AFAAGAAgAAAAhAAjeiJ/jAAAACwEAAA8A&#10;AAAAAAAAAAAAAAAAkQQAAGRycy9kb3ducmV2LnhtbFBLBQYAAAAABAAEAPMAAAChBQAAAAA=&#10;" filled="f" stroked="f" strokeweight=".5pt">
                <v:textbox>
                  <w:txbxContent>
                    <w:p w:rsidR="00A528DA" w:rsidRDefault="00A528DA" w:rsidP="00B96446">
                      <w:r>
                        <w:t>8</w:t>
                      </w:r>
                    </w:p>
                  </w:txbxContent>
                </v:textbox>
              </v:shape>
            </w:pict>
          </mc:Fallback>
        </mc:AlternateContent>
      </w:r>
      <w:r w:rsidR="00225418">
        <w:rPr>
          <w:noProof/>
          <w:lang w:eastAsia="en-CA"/>
        </w:rPr>
        <w:drawing>
          <wp:inline distT="0" distB="0" distL="0" distR="0" wp14:anchorId="3F53CEEF" wp14:editId="0D3684B6">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52"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52"/>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2094724A" wp14:editId="79F133D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A528DA" w:rsidRDefault="00A528DA"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3"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3b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YmxHU0KQlqGdG0WvWiDEDTH2&#10;lmjo3xAFzCT7ET4Vl0BjOa4waqT+9iu5s4dGAVqMepgHwPGvR6IZRvydgBaSJasVXGv9ZrXeLGCj&#10;TzWHU404dnsJ1IcEgnd+6ewtn5aVlt0XGF079yqoiKDwdoGhwsJyb8OUgtFH2W7njWBkKGJvxJ2i&#10;U8NwhXA/fCFajfVuIZ8f5NS0SP4sOcHW0ULI3dHKqvVd4InmUGszy31fhcHj628ckm6yne69/dMo&#10;v/gO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DF5Ddt5AwAAEggAAA4AAAAAAAAAAAAAAAAALgIAAGRycy9lMm9E&#10;b2MueG1sUEsBAi0AFAAGAAgAAAAhAJ7rId7iAAAACwEAAA8AAAAAAAAAAAAAAAAA0wUAAGRycy9k&#10;b3ducmV2LnhtbFBLBQYAAAAABAAEAPMAAADiBgAAAAA=&#10;">
                <v:shape id="Straight Arrow Connector 670" o:spid="_x0000_s1074"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5"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A528DA" w:rsidRDefault="00A528DA"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2CB4F327" wp14:editId="34E0EFDE">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A528DA" w:rsidRDefault="00A528DA"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6"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">
                <v:shape id="Straight Arrow Connector 674" o:spid="_x0000_s1077"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8"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A528DA" w:rsidRDefault="00A528DA"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45EE32D" wp14:editId="373E12C9">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A528DA" w:rsidRDefault="00A528DA"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79"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" filled="f" stroked="f" strokeweight=".5pt">
                <v:textbox>
                  <w:txbxContent>
                    <w:p w:rsidR="00A528DA" w:rsidRDefault="00A528DA"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3636FE6" wp14:editId="78C8C44F">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0"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DA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zytQwDkCAABqBAAADgAA&#10;AAAAAAAAAAAAAAAuAgAAZHJzL2Uyb0RvYy54bWxQSwECLQAUAAYACAAAACEAqcQ42OMAAAALAQAA&#10;DwAAAAAAAAAAAAAAAACTBAAAZHJzL2Rvd25yZXYueG1sUEsFBgAAAAAEAAQA8wAAAKMFAAAAAA==&#10;" filled="f" stroked="f" strokeweight=".5pt">
                <v:textbox>
                  <w:txbxContent>
                    <w:p w:rsidR="00A528DA" w:rsidRDefault="00A528DA"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49201145" wp14:editId="6E436698">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1"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NpZWozkCAABqBAAADgAA&#10;AAAAAAAAAAAAAAAuAgAAZHJzL2Uyb0RvYy54bWxQSwECLQAUAAYACAAAACEAshi8vOMAAAALAQAA&#10;DwAAAAAAAAAAAAAAAACTBAAAZHJzL2Rvd25yZXYueG1sUEsFBgAAAAAEAAQA8wAAAKMFAAAAAA==&#10;" filled="f" stroked="f" strokeweight=".5pt">
                <v:textbox>
                  <w:txbxContent>
                    <w:p w:rsidR="00A528DA" w:rsidRDefault="00A528DA"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2AC3CFF4" wp14:editId="350D8B7F">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2"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WJ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l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s3R1iTkCAABqBAAADgAA&#10;AAAAAAAAAAAAAAAuAgAAZHJzL2Uyb0RvYy54bWxQSwECLQAUAAYACAAAACEAFwMhheMAAAALAQAA&#10;DwAAAAAAAAAAAAAAAACTBAAAZHJzL2Rvd25yZXYueG1sUEsFBgAAAAAEAAQA8wAAAKMFAAAAAA==&#10;" filled="f" stroked="f" strokeweight=".5pt">
                <v:textbox>
                  <w:txbxContent>
                    <w:p w:rsidR="00A528DA" w:rsidRDefault="00A528DA"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63AD6864" wp14:editId="0E8ABBB1">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3"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4HOA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" filled="f" stroked="f" strokeweight=".5pt">
                <v:textbox>
                  <w:txbxContent>
                    <w:p w:rsidR="00A528DA" w:rsidRDefault="00A528DA"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7B4F3656" wp14:editId="28E4748F">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4"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a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SZ72FTkCAABqBAAADgAA&#10;AAAAAAAAAAAAAAAuAgAAZHJzL2Uyb0RvYy54bWxQSwECLQAUAAYACAAAACEAu/Q+t+MAAAALAQAA&#10;DwAAAAAAAAAAAAAAAACTBAAAZHJzL2Rvd25yZXYueG1sUEsFBgAAAAAEAAQA8wAAAKMFAAAAAA==&#10;" filled="f" stroked="f" strokeweight=".5pt">
                <v:textbox>
                  <w:txbxContent>
                    <w:p w:rsidR="00A528DA" w:rsidRDefault="00A528DA"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F585A67" wp14:editId="5B91140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5"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4bOQIAAGo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9SuGzkCAABqBAAADgAA&#10;AAAAAAAAAAAAAAAuAgAAZHJzL2Uyb0RvYy54bWxQSwECLQAUAAYACAAAACEAgZRPkuMAAAALAQAA&#10;DwAAAAAAAAAAAAAAAACTBAAAZHJzL2Rvd25yZXYueG1sUEsFBgAAAAAEAAQA8wAAAKMFAAAAAA==&#10;" filled="f" stroked="f" strokeweight=".5pt">
                <v:textbox>
                  <w:txbxContent>
                    <w:p w:rsidR="00A528DA" w:rsidRDefault="00A528DA"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67BB59D7" wp14:editId="19727782">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6"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99V4mjkCAABqBAAADgAA&#10;AAAAAAAAAAAAAAAuAgAAZHJzL2Uyb0RvYy54bWxQSwECLQAUAAYACAAAACEA/64TBuMAAAALAQAA&#10;DwAAAAAAAAAAAAAAAACTBAAAZHJzL2Rvd25yZXYueG1sUEsFBgAAAAAEAAQA8wAAAKMFAAAAAA==&#10;" filled="f" stroked="f" strokeweight=".5pt">
                <v:textbox>
                  <w:txbxContent>
                    <w:p w:rsidR="00A528DA" w:rsidRDefault="00A528DA"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575F6701" wp14:editId="01FF74B9">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7"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" filled="f" stroked="f" strokeweight=".5pt">
                <v:textbox>
                  <w:txbxContent>
                    <w:p w:rsidR="00A528DA" w:rsidRDefault="00A528DA"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402D8B23" wp14:editId="2E3FA4D2">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8"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" filled="f" stroked="f" strokeweight=".5pt">
                <v:textbox>
                  <w:txbxContent>
                    <w:p w:rsidR="00A528DA" w:rsidRDefault="00A528DA"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5AA2D45E" wp14:editId="33BA1050">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89"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U3gbSTgCAABqBAAADgAA&#10;AAAAAAAAAAAAAAAuAgAAZHJzL2Uyb0RvYy54bWxQSwECLQAUAAYACAAAACEA0QXz8OQAAAALAQAA&#10;DwAAAAAAAAAAAAAAAACSBAAAZHJzL2Rvd25yZXYueG1sUEsFBgAAAAAEAAQA8wAAAKMFAAAAAA==&#10;" filled="f" stroked="f" strokeweight=".5pt">
                <v:textbox>
                  <w:txbxContent>
                    <w:p w:rsidR="00A528DA" w:rsidRDefault="00A528DA"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041091B3" wp14:editId="0AB24231">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0"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62OAIAAGoEAAAOAAAAZHJzL2Uyb0RvYy54bWysVFFv2jAQfp+0/2D5fSQwo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" filled="f" stroked="f" strokeweight=".5pt">
                <v:textbox>
                  <w:txbxContent>
                    <w:p w:rsidR="00A528DA" w:rsidRDefault="00A528DA"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73A2142F" wp14:editId="2BED4CBB">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1"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" filled="f" stroked="f" strokeweight=".5pt">
                <v:textbox>
                  <w:txbxContent>
                    <w:p w:rsidR="00A528DA" w:rsidRDefault="00A528DA"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49A56CF0" wp14:editId="6A510635">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A528DA" w:rsidRDefault="00A528DA"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2"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">
                <v:shape id="Straight Arrow Connector 665" o:spid="_x0000_s1093"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4"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A528DA" w:rsidRDefault="00A528DA"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416802FC" wp14:editId="4E474E5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A528DA" w:rsidRDefault="00A528DA"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5"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LL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THt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R+XyyzgCAABrBAAADgAAAAAA&#10;AAAAAAAAAAAuAgAAZHJzL2Uyb0RvYy54bWxQSwECLQAUAAYACAAAACEADNGu0+EAAAAKAQAADwAA&#10;AAAAAAAAAAAAAACSBAAAZHJzL2Rvd25yZXYueG1sUEsFBgAAAAAEAAQA8wAAAKAFAAAAAA==&#10;" filled="f" stroked="f" strokeweight=".5pt">
                <v:textbox>
                  <w:txbxContent>
                    <w:p w:rsidR="00A528DA" w:rsidRDefault="00A528DA"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3DC0DB94" wp14:editId="2AB49C3A">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A528DA" w:rsidRDefault="00A528DA"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6"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C83P+MNgIAAGsEAAAOAAAAAAAA&#10;AAAAAAAAAC4CAABkcnMvZTJvRG9jLnhtbFBLAQItABQABgAIAAAAIQAwQXGc4gAAAAsBAAAPAAAA&#10;AAAAAAAAAAAAAJAEAABkcnMvZG93bnJldi54bWxQSwUGAAAAAAQABADzAAAAnwUAAAAA&#10;" filled="f" stroked="f" strokeweight=".5pt">
                <v:textbox>
                  <w:txbxContent>
                    <w:p w:rsidR="00A528DA" w:rsidRDefault="00A528DA"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DDA2047" wp14:editId="6415415F">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95A9418" wp14:editId="22F05774">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A528DA" w:rsidRDefault="00A528DA"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7"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0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59CDplAWoZWbRQ9byDhl8TYa6KhN0MBwLyxX+BTcgk0lcMKo1rqHy+d&#10;O31oBCDFqINeDxz+vieaYcQ/CWgRJ8l87oaD38wBRNjox5LdY4nYt1sJ1IZ2Cd75pdO3fFyWWrZ3&#10;MJY27lUQEUHh7RxDBYXl1oYJBGONss3GK8E4UMReihtFx4bgiH7b3xGthnq2QJErOTYlkj1JTtAN&#10;pbzZW1k2vsoP/IZamOjt+yYMFV8fwwB0U+vx3usfxvT6JwA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IHv4PRgAwAA&#10;7gcAAA4AAAAAAAAAAAAAAAAALgIAAGRycy9lMm9Eb2MueG1sUEsBAi0AFAAGAAgAAAAhAG9qEkTg&#10;AAAACwEAAA8AAAAAAAAAAAAAAAAAugUAAGRycy9kb3ducmV2LnhtbFBLBQYAAAAABAAEAPMAAADH&#10;BgAAAAA=&#10;">
                <v:shape id="Straight Arrow Connector 676" o:spid="_x0000_s1098"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099"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A528DA" w:rsidRDefault="00A528DA" w:rsidP="004A3A8D">
                        <w:r>
                          <w:t>Speckled Area</w:t>
                        </w:r>
                      </w:p>
                    </w:txbxContent>
                  </v:textbox>
                </v:shape>
              </v:group>
            </w:pict>
          </mc:Fallback>
        </mc:AlternateContent>
      </w:r>
      <w:r w:rsidR="00F25F80">
        <w:rPr>
          <w:noProof/>
          <w:lang w:eastAsia="en-CA"/>
        </w:rPr>
        <w:drawing>
          <wp:inline distT="0" distB="0" distL="0" distR="0">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53"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53"/>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54"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8</w:t>
      </w:r>
      <w:r w:rsidRPr="00A40C41">
        <w:rPr>
          <w:rFonts w:ascii="Times New Roman" w:hAnsi="Times New Roman" w:cs="Times New Roman"/>
          <w:color w:val="auto"/>
          <w:sz w:val="24"/>
          <w:szCs w:val="24"/>
        </w:rPr>
        <w:fldChar w:fldCharType="end"/>
      </w:r>
      <w:bookmarkEnd w:id="54"/>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03F8B48" wp14:editId="60CF1DA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0"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" filled="f" stroked="f" strokeweight=".5pt">
                <v:textbox>
                  <w:txbxContent>
                    <w:p w:rsidR="00A528DA" w:rsidRDefault="00A528DA"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03D5F64B" wp14:editId="425646A1">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1"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ug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bFyLoDoCAABqBAAADgAA&#10;AAAAAAAAAAAAAAAuAgAAZHJzL2Uyb0RvYy54bWxQSwECLQAUAAYACAAAACEAlKBNNeIAAAALAQAA&#10;DwAAAAAAAAAAAAAAAACUBAAAZHJzL2Rvd25yZXYueG1sUEsFBgAAAAAEAAQA8wAAAKMFAAAAAA==&#10;" filled="f" stroked="f" strokeweight=".5pt">
                <v:textbox>
                  <w:txbxContent>
                    <w:p w:rsidR="00A528DA" w:rsidRDefault="00A528DA"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2E06EDA" wp14:editId="770944EF">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2"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zz5QKTkCAABqBAAADgAA&#10;AAAAAAAAAAAAAAAuAgAAZHJzL2Uyb0RvYy54bWxQSwECLQAUAAYACAAAACEAaRw3h+MAAAALAQAA&#10;DwAAAAAAAAAAAAAAAACTBAAAZHJzL2Rvd25yZXYueG1sUEsFBgAAAAAEAAQA8wAAAKMFAAAAAA==&#10;" filled="f" stroked="f" strokeweight=".5pt">
                <v:textbox>
                  <w:txbxContent>
                    <w:p w:rsidR="00A528DA" w:rsidRDefault="00A528DA"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39A67751" wp14:editId="423C3DF6">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3"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n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" filled="f" stroked="f" strokeweight=".5pt">
                <v:textbox>
                  <w:txbxContent>
                    <w:p w:rsidR="00A528DA" w:rsidRDefault="00A528DA"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1C21D08C" wp14:editId="584A5DF4">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4"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" filled="f" stroked="f" strokeweight=".5pt">
                <v:textbox>
                  <w:txbxContent>
                    <w:p w:rsidR="00A528DA" w:rsidRDefault="00A528DA"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38034457" wp14:editId="70618A41">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5"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4O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A3MF4OOgIAAGoEAAAO&#10;AAAAAAAAAAAAAAAAAC4CAABkcnMvZTJvRG9jLnhtbFBLAQItABQABgAIAAAAIQAlJmF75AAAAAsB&#10;AAAPAAAAAAAAAAAAAAAAAJQEAABkcnMvZG93bnJldi54bWxQSwUGAAAAAAQABADzAAAApQUAAAAA&#10;" filled="f" stroked="f" strokeweight=".5pt">
                <v:textbox>
                  <w:txbxContent>
                    <w:p w:rsidR="00A528DA" w:rsidRDefault="00A528DA"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6901D8D8" wp14:editId="06E8D2C7">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6"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DJOQ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D3WhDJOQIAAGoEAAAOAAAA&#10;AAAAAAAAAAAAAC4CAABkcnMvZTJvRG9jLnhtbFBLAQItABQABgAIAAAAIQDplgic4gAAAAsBAAAP&#10;AAAAAAAAAAAAAAAAAJMEAABkcnMvZG93bnJldi54bWxQSwUGAAAAAAQABADzAAAAogUAAAAA&#10;" filled="f" stroked="f" strokeweight=".5pt">
                <v:textbox>
                  <w:txbxContent>
                    <w:p w:rsidR="00A528DA" w:rsidRDefault="00A528DA"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2CEADCE2" wp14:editId="4928939B">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A528DA" w:rsidRDefault="00A528DA"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7"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">
                <v:shape id="Straight Arrow Connector 681" o:spid="_x0000_s1108"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09"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A528DA" w:rsidRDefault="00A528DA"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34B3826B" wp14:editId="659F05EE">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A528DA" w:rsidRDefault="00A528DA"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0"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Ba9DjSbQMAAAUIAAAOAAAAAAAAAAAAAAAAAC4CAABkcnMvZTJvRG9jLnhtbFBLAQItABQA&#10;BgAIAAAAIQCdNwMa4AAAAAsBAAAPAAAAAAAAAAAAAAAAAMcFAABkcnMvZG93bnJldi54bWxQSwUG&#10;AAAAAAQABADzAAAA1AYAAAAA&#10;">
                <v:shape id="Straight Arrow Connector 684" o:spid="_x0000_s111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A528DA" w:rsidRDefault="00A528DA"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20B36B1B" wp14:editId="1E20B703">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6819BD83" wp14:editId="3E88391C">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0B03BDF1" wp14:editId="299A8711">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A528DA" w:rsidRDefault="00A528DA"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3"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99U+04AgAAawQAAA4AAAAA&#10;AAAAAAAAAAAALgIAAGRycy9lMm9Eb2MueG1sUEsBAi0AFAAGAAgAAAAhANvQePjiAAAADAEAAA8A&#10;AAAAAAAAAAAAAAAAkgQAAGRycy9kb3ducmV2LnhtbFBLBQYAAAAABAAEAPMAAAChBQAAAAA=&#10;" filled="f" stroked="f" strokeweight=".5pt">
                <v:textbox>
                  <w:txbxContent>
                    <w:p w:rsidR="00A528DA" w:rsidRDefault="00A528DA"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283C59B7" wp14:editId="2E4A8059">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A528DA" w:rsidRDefault="00A528DA"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4"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6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DqcMp6mgMA&#10;AEkKAAAOAAAAAAAAAAAAAAAAAC4CAABkcnMvZTJvRG9jLnhtbFBLAQItABQABgAIAAAAIQCeznQW&#10;4AAAAAoBAAAPAAAAAAAAAAAAAAAAAPQFAABkcnMvZG93bnJldi54bWxQSwUGAAAAAAQABADzAAAA&#10;AQcAAAAA&#10;">
                <v:shape id="Text Box 707" o:spid="_x0000_s1115"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A528DA" w:rsidRDefault="00A528DA" w:rsidP="008C66BE">
                        <w:r>
                          <w:t>Speckled Areas</w:t>
                        </w:r>
                      </w:p>
                    </w:txbxContent>
                  </v:textbox>
                </v:shape>
                <v:shape id="Straight Arrow Connector 708" o:spid="_x0000_s1116"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7"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7B2A9904" wp14:editId="2C3D219F">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A528DA" w:rsidRDefault="00A528DA"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8"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TUNw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" filled="f" stroked="f" strokeweight=".5pt">
                <v:textbox>
                  <w:txbxContent>
                    <w:p w:rsidR="00A528DA" w:rsidRDefault="00A528DA" w:rsidP="00B66B62">
                      <w:r>
                        <w:t>1.5 OD</w:t>
                      </w:r>
                    </w:p>
                  </w:txbxContent>
                </v:textbox>
              </v:shape>
            </w:pict>
          </mc:Fallback>
        </mc:AlternateContent>
      </w:r>
      <w:r w:rsidR="00A0564E">
        <w:rPr>
          <w:noProof/>
          <w:lang w:eastAsia="en-CA"/>
        </w:rPr>
        <w:drawing>
          <wp:inline distT="0" distB="0" distL="0" distR="0" wp14:anchorId="0D7BCBD0" wp14:editId="61469917">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55"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55"/>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5CE43C7B" wp14:editId="3AF11785">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19"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" filled="f" stroked="f" strokeweight=".5pt">
                <v:textbox>
                  <w:txbxContent>
                    <w:p w:rsidR="00A528DA" w:rsidRDefault="00A528DA"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4094C94F" wp14:editId="26FBB012">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0"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" filled="f" stroked="f" strokeweight=".5pt">
                <v:textbox>
                  <w:txbxContent>
                    <w:p w:rsidR="00A528DA" w:rsidRDefault="00A528DA"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209E6A3F" wp14:editId="785EC634">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1"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C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" filled="f" stroked="f" strokeweight=".5pt">
                <v:textbox>
                  <w:txbxContent>
                    <w:p w:rsidR="00A528DA" w:rsidRDefault="00A528DA"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66E6B87E" wp14:editId="3C40A08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2"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" filled="f" stroked="f" strokeweight=".5pt">
                <v:textbox>
                  <w:txbxContent>
                    <w:p w:rsidR="00A528DA" w:rsidRDefault="00A528DA"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165A2977" wp14:editId="1BF58157">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3"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Hm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4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JX3ceY6AgAAagQAAA4A&#10;AAAAAAAAAAAAAAAALgIAAGRycy9lMm9Eb2MueG1sUEsBAi0AFAAGAAgAAAAhALIl33bjAAAACwEA&#10;AA8AAAAAAAAAAAAAAAAAlAQAAGRycy9kb3ducmV2LnhtbFBLBQYAAAAABAAEAPMAAACkBQAAAAA=&#10;" filled="f" stroked="f" strokeweight=".5pt">
                <v:textbox>
                  <w:txbxContent>
                    <w:p w:rsidR="00A528DA" w:rsidRDefault="00A528DA"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346FA88B" wp14:editId="3AA1B057">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4"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po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k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KcIaaDkCAABqBAAADgAA&#10;AAAAAAAAAAAAAAAuAgAAZHJzL2Uyb0RvYy54bWxQSwECLQAUAAYACAAAACEAuEBL7+MAAAALAQAA&#10;DwAAAAAAAAAAAAAAAACTBAAAZHJzL2Rvd25yZXYueG1sUEsFBgAAAAAEAAQA8wAAAKMFAAAAAA==&#10;" filled="f" stroked="f" strokeweight=".5pt">
                <v:textbox>
                  <w:txbxContent>
                    <w:p w:rsidR="00A528DA" w:rsidRDefault="00A528DA"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67F6DD42" wp14:editId="04931D26">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5"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hM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E77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JdtiEw6AgAAagQAAA4A&#10;AAAAAAAAAAAAAAAALgIAAGRycy9lMm9Eb2MueG1sUEsBAi0AFAAGAAgAAAAhAG2FcbHjAAAACwEA&#10;AA8AAAAAAAAAAAAAAAAAlAQAAGRycy9kb3ducmV2LnhtbFBLBQYAAAAABAAEAPMAAACkBQAAAAA=&#10;" filled="f" stroked="f" strokeweight=".5pt">
                <v:textbox>
                  <w:txbxContent>
                    <w:p w:rsidR="00A528DA" w:rsidRDefault="00A528DA"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1AD1EB10" wp14:editId="02337765">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6"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R0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" filled="f" stroked="f" strokeweight=".5pt">
                <v:textbox>
                  <w:txbxContent>
                    <w:p w:rsidR="00A528DA" w:rsidRDefault="00A528DA"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0B78021C" wp14:editId="15F5AA4B">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7"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v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" filled="f" stroked="f" strokeweight=".5pt">
                <v:textbox>
                  <w:txbxContent>
                    <w:p w:rsidR="00A528DA" w:rsidRDefault="00A528DA"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0C92B99C" wp14:editId="73E74D01">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8"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W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" filled="f" stroked="f" strokeweight=".5pt">
                <v:textbox>
                  <w:txbxContent>
                    <w:p w:rsidR="00A528DA" w:rsidRDefault="00A528DA"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0B8211D2" wp14:editId="17F2571F">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29"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E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mMKT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" filled="f" stroked="f" strokeweight=".5pt">
                <v:textbox>
                  <w:txbxContent>
                    <w:p w:rsidR="00A528DA" w:rsidRDefault="00A528DA"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4704EBB8" wp14:editId="22D3D92C">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A528DA" w:rsidRDefault="00A528DA"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0"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A3vMqROAIAAGoEAAAOAAAA&#10;AAAAAAAAAAAAAC4CAABkcnMvZTJvRG9jLnhtbFBLAQItABQABgAIAAAAIQDKnG3i4wAAAAsBAAAP&#10;AAAAAAAAAAAAAAAAAJIEAABkcnMvZG93bnJldi54bWxQSwUGAAAAAAQABADzAAAAogUAAAAA&#10;" filled="f" stroked="f" strokeweight=".5pt">
                <v:textbox>
                  <w:txbxContent>
                    <w:p w:rsidR="00A528DA" w:rsidRDefault="00A528DA"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343F32F8" wp14:editId="77932098">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A528DA" w:rsidRDefault="00A528DA"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1"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AI0H5obwMAAAQIAAAOAAAAAAAAAAAAAAAAAC4CAABkcnMvZTJvRG9jLnhtbFBLAQIt&#10;ABQABgAIAAAAIQBZLCrk4QAAAAsBAAAPAAAAAAAAAAAAAAAAAMkFAABkcnMvZG93bnJldi54bWxQ&#10;SwUGAAAAAAQABADzAAAA1wYAAAAA&#10;">
                <v:shape id="Straight Arrow Connector 699" o:spid="_x0000_s1132"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3"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A528DA" w:rsidRDefault="00A528DA"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62565284" wp14:editId="24A86FFD">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A528DA" w:rsidRDefault="00A528DA"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4"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SJBA9/AwAAEggAAA4AAAAAAAAAAAAAAAAALgIAAGRy&#10;cy9lMm9Eb2MueG1sUEsBAi0AFAAGAAgAAAAhAASltO/iAAAADAEAAA8AAAAAAAAAAAAAAAAA2QUA&#10;AGRycy9kb3ducmV2LnhtbFBLBQYAAAAABAAEAPMAAADoBgAAAAA=&#10;">
                <v:shape id="Straight Arrow Connector 696" o:spid="_x0000_s1135"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A528DA" w:rsidRDefault="00A528DA"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6CDD152C" wp14:editId="78823822">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A528DA" w:rsidRDefault="00A528DA"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7"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">
                <v:shape id="Straight Arrow Connector 693" o:spid="_x0000_s1138"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3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A528DA" w:rsidRDefault="00A528DA"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36B079FF" wp14:editId="2B44F90A">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A528DA" w:rsidRDefault="00A528DA"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0"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" filled="f" stroked="f" strokeweight=".5pt">
                <v:textbox>
                  <w:txbxContent>
                    <w:p w:rsidR="00A528DA" w:rsidRDefault="00A528DA"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012C077" wp14:editId="3A6E41D0">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2DFA553" wp14:editId="48D6360C">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A528DA" w:rsidRDefault="00A528DA"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1"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i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J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IU77mJeAwAA7gcA&#10;AA4AAAAAAAAAAAAAAAAALgIAAGRycy9lMm9Eb2MueG1sUEsBAi0AFAAGAAgAAAAhAInqFDffAAAA&#10;CwEAAA8AAAAAAAAAAAAAAAAAuAUAAGRycy9kb3ducmV2LnhtbFBLBQYAAAAABAAEAPMAAADEBgAA&#10;AAA=&#10;">
                <v:shape id="Straight Arrow Connector 703" o:spid="_x0000_s1142"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3"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A528DA" w:rsidRDefault="00A528DA" w:rsidP="008C66BE">
                        <w:r>
                          <w:t>Speckled Area</w:t>
                        </w:r>
                      </w:p>
                    </w:txbxContent>
                  </v:textbox>
                </v:shape>
              </v:group>
            </w:pict>
          </mc:Fallback>
        </mc:AlternateContent>
      </w:r>
      <w:r w:rsidR="00C6380F">
        <w:rPr>
          <w:noProof/>
          <w:lang w:eastAsia="en-CA"/>
        </w:rPr>
        <w:drawing>
          <wp:inline distT="0" distB="0" distL="0" distR="0" wp14:anchorId="4A3247C3" wp14:editId="05F7D71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56"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56"/>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57"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57"/>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26232D0E" wp14:editId="2E844542">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58"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58"/>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361C048" wp14:editId="781A52AF">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59"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59"/>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FF2AD2" w:rsidP="000325B9">
      <w:pPr>
        <w:spacing w:after="0" w:line="240" w:lineRule="auto"/>
        <w:jc w:val="both"/>
        <w:rPr>
          <w:rFonts w:ascii="Times New Roman" w:hAnsi="Times New Roman" w:cs="Times New Roman"/>
          <w:sz w:val="24"/>
          <w:szCs w:val="24"/>
        </w:rPr>
      </w:pPr>
      <w:r w:rsidRPr="00FF2AD2">
        <w:rPr>
          <w:rFonts w:ascii="Times New Roman" w:hAnsi="Times New Roman" w:cs="Times New Roman"/>
          <w:sz w:val="24"/>
          <w:szCs w:val="24"/>
        </w:rPr>
        <w:t xml:space="preserve">The information from </w:t>
      </w:r>
      <w:r w:rsidRPr="00FF2AD2">
        <w:rPr>
          <w:rFonts w:ascii="Times New Roman" w:hAnsi="Times New Roman" w:cs="Times New Roman"/>
          <w:sz w:val="24"/>
          <w:szCs w:val="24"/>
        </w:rPr>
        <w:fldChar w:fldCharType="begin"/>
      </w:r>
      <w:r w:rsidRPr="00FF2AD2">
        <w:rPr>
          <w:rFonts w:ascii="Times New Roman" w:hAnsi="Times New Roman" w:cs="Times New Roman"/>
          <w:sz w:val="24"/>
          <w:szCs w:val="24"/>
        </w:rPr>
        <w:instrText xml:space="preserve"> REF _Ref392434046 \h </w:instrText>
      </w:r>
      <w:r w:rsidRPr="00FF2AD2">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FF2AD2">
        <w:rPr>
          <w:rFonts w:ascii="Times New Roman" w:hAnsi="Times New Roman" w:cs="Times New Roman"/>
          <w:sz w:val="24"/>
          <w:szCs w:val="24"/>
        </w:rPr>
        <w:fldChar w:fldCharType="separate"/>
      </w:r>
      <w:r w:rsidRPr="00FF2AD2">
        <w:rPr>
          <w:rFonts w:ascii="Times New Roman" w:hAnsi="Times New Roman" w:cs="Times New Roman"/>
          <w:sz w:val="24"/>
          <w:szCs w:val="24"/>
        </w:rPr>
        <w:t xml:space="preserve">Figure </w:t>
      </w:r>
      <w:r w:rsidRPr="00FF2AD2">
        <w:rPr>
          <w:rFonts w:ascii="Times New Roman" w:hAnsi="Times New Roman" w:cs="Times New Roman"/>
          <w:noProof/>
          <w:sz w:val="24"/>
          <w:szCs w:val="24"/>
        </w:rPr>
        <w:t>24</w:t>
      </w:r>
      <w:r w:rsidRPr="00FF2AD2">
        <w:rPr>
          <w:rFonts w:ascii="Times New Roman" w:hAnsi="Times New Roman" w:cs="Times New Roman"/>
          <w:sz w:val="24"/>
          <w:szCs w:val="24"/>
        </w:rPr>
        <w:fldChar w:fldCharType="end"/>
      </w:r>
      <w:r w:rsidRPr="00FF2AD2">
        <w:rPr>
          <w:rFonts w:ascii="Times New Roman" w:hAnsi="Times New Roman" w:cs="Times New Roman"/>
          <w:sz w:val="24"/>
          <w:szCs w:val="24"/>
        </w:rPr>
        <w:t xml:space="preserve"> and </w:t>
      </w:r>
      <w:r w:rsidRPr="00FF2AD2">
        <w:rPr>
          <w:rFonts w:ascii="Times New Roman" w:hAnsi="Times New Roman" w:cs="Times New Roman"/>
          <w:sz w:val="24"/>
          <w:szCs w:val="24"/>
        </w:rPr>
        <w:fldChar w:fldCharType="begin"/>
      </w:r>
      <w:r w:rsidRPr="00FF2AD2">
        <w:rPr>
          <w:rFonts w:ascii="Times New Roman" w:hAnsi="Times New Roman" w:cs="Times New Roman"/>
          <w:sz w:val="24"/>
          <w:szCs w:val="24"/>
        </w:rPr>
        <w:instrText xml:space="preserve"> REF _Ref392434048 \h </w:instrText>
      </w:r>
      <w:r w:rsidRPr="00FF2AD2">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FF2AD2">
        <w:rPr>
          <w:rFonts w:ascii="Times New Roman" w:hAnsi="Times New Roman" w:cs="Times New Roman"/>
          <w:sz w:val="24"/>
          <w:szCs w:val="24"/>
        </w:rPr>
        <w:fldChar w:fldCharType="separate"/>
      </w:r>
      <w:r w:rsidRPr="00FF2AD2">
        <w:rPr>
          <w:rFonts w:ascii="Times New Roman" w:hAnsi="Times New Roman" w:cs="Times New Roman"/>
          <w:sz w:val="24"/>
          <w:szCs w:val="24"/>
        </w:rPr>
        <w:t xml:space="preserve">Figure </w:t>
      </w:r>
      <w:r w:rsidRPr="00FF2AD2">
        <w:rPr>
          <w:rFonts w:ascii="Times New Roman" w:hAnsi="Times New Roman" w:cs="Times New Roman"/>
          <w:noProof/>
          <w:sz w:val="24"/>
          <w:szCs w:val="24"/>
        </w:rPr>
        <w:t>25</w:t>
      </w:r>
      <w:r w:rsidRPr="00FF2AD2">
        <w:rPr>
          <w:rFonts w:ascii="Times New Roman" w:hAnsi="Times New Roman" w:cs="Times New Roman"/>
          <w:sz w:val="24"/>
          <w:szCs w:val="24"/>
        </w:rPr>
        <w:fldChar w:fldCharType="end"/>
      </w:r>
      <w:r w:rsidRPr="00FF2AD2">
        <w:rPr>
          <w:rFonts w:ascii="Times New Roman" w:hAnsi="Times New Roman" w:cs="Times New Roman"/>
          <w:sz w:val="24"/>
          <w:szCs w:val="24"/>
        </w:rPr>
        <w:t xml:space="preserve"> about the reliability of the strain gauge measurements </w:t>
      </w:r>
      <w:r>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Pr>
          <w:rFonts w:ascii="Times New Roman" w:hAnsi="Times New Roman" w:cs="Times New Roman"/>
          <w:sz w:val="24"/>
          <w:szCs w:val="24"/>
        </w:rPr>
        <w:t>strain profile</w:t>
      </w:r>
      <w:r w:rsidR="003224DF">
        <w:rPr>
          <w:rFonts w:ascii="Times New Roman" w:hAnsi="Times New Roman" w:cs="Times New Roman"/>
          <w:sz w:val="24"/>
          <w:szCs w:val="24"/>
        </w:rPr>
        <w:t>”</w:t>
      </w:r>
      <w:r>
        <w:rPr>
          <w:rFonts w:ascii="Times New Roman" w:hAnsi="Times New Roman" w:cs="Times New Roman"/>
          <w:sz w:val="24"/>
          <w:szCs w:val="24"/>
        </w:rPr>
        <w:t xml:space="preserve"> in the rest of this section. For the strain values near the end plate and near the girth weld the digital image correlation results are used. For the longitudinal strain in the middle of </w:t>
      </w:r>
      <w:r w:rsidR="007A1B8E">
        <w:rPr>
          <w:rFonts w:ascii="Times New Roman" w:hAnsi="Times New Roman" w:cs="Times New Roman"/>
          <w:sz w:val="24"/>
          <w:szCs w:val="24"/>
        </w:rPr>
        <w:t>one side 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w:t>
      </w:r>
      <w:r w:rsidR="007A1B8E">
        <w:rPr>
          <w:rFonts w:ascii="Times New Roman" w:hAnsi="Times New Roman" w:cs="Times New Roman"/>
          <w:sz w:val="24"/>
          <w:szCs w:val="24"/>
        </w:rPr>
        <w:lastRenderedPageBreak/>
        <w:t xml:space="preserve">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04B9688C" wp14:editId="57EC7031">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60"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60"/>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instrText xml:space="preserve"> \* MERGEFORMAT </w:instrText>
      </w:r>
      <w:r w:rsidR="00A2099D" w:rsidRPr="00A2099D">
        <w:rPr>
          <w:rFonts w:ascii="Times New Roman" w:hAnsi="Times New Roman" w:cs="Times New Roman"/>
          <w:sz w:val="24"/>
          <w:szCs w:val="24"/>
        </w:rPr>
        <w:fldChar w:fldCharType="separate"/>
      </w:r>
      <w:r w:rsidR="00A2099D" w:rsidRPr="00A2099D">
        <w:rPr>
          <w:rFonts w:ascii="Times New Roman" w:hAnsi="Times New Roman" w:cs="Times New Roman"/>
          <w:sz w:val="24"/>
          <w:szCs w:val="24"/>
        </w:rPr>
        <w:t xml:space="preserve">Table </w:t>
      </w:r>
      <w:r w:rsidR="00A2099D" w:rsidRPr="00A2099D">
        <w:rPr>
          <w:rFonts w:ascii="Times New Roman" w:hAnsi="Times New Roman" w:cs="Times New Roman"/>
          <w:noProof/>
          <w:sz w:val="24"/>
          <w:szCs w:val="24"/>
        </w:rPr>
        <w:t>8</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9541F8">
        <w:rPr>
          <w:rFonts w:ascii="Times New Roman" w:hAnsi="Times New Roman" w:cs="Times New Roman"/>
          <w:sz w:val="24"/>
          <w:szCs w:val="24"/>
        </w:rPr>
        <w:t xml:space="preserve">Table </w:t>
      </w:r>
      <w:r w:rsidR="00066449">
        <w:rPr>
          <w:rFonts w:ascii="Times New Roman" w:hAnsi="Times New Roman" w:cs="Times New Roman"/>
          <w:noProof/>
          <w:sz w:val="24"/>
          <w:szCs w:val="24"/>
        </w:rPr>
        <w:t>10</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9541F8">
        <w:rPr>
          <w:rFonts w:ascii="Times New Roman" w:hAnsi="Times New Roman" w:cs="Times New Roman"/>
          <w:sz w:val="24"/>
          <w:szCs w:val="24"/>
        </w:rPr>
        <w:t xml:space="preserve">Table </w:t>
      </w:r>
      <w:r w:rsidR="00092B0A">
        <w:rPr>
          <w:rFonts w:ascii="Times New Roman" w:hAnsi="Times New Roman" w:cs="Times New Roman"/>
          <w:noProof/>
          <w:sz w:val="24"/>
          <w:szCs w:val="24"/>
        </w:rPr>
        <w:t>10</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092B0A">
        <w:rPr>
          <w:rFonts w:ascii="Times New Roman" w:hAnsi="Times New Roman" w:cs="Times New Roman"/>
          <w:sz w:val="24"/>
          <w:szCs w:val="24"/>
        </w:rPr>
        <w:t xml:space="preserve">Table </w:t>
      </w:r>
      <w:r w:rsidR="00092B0A" w:rsidRPr="00092B0A">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 xml:space="preserve">remote </w:t>
      </w:r>
      <w:r w:rsidR="00B978F0">
        <w:rPr>
          <w:rFonts w:ascii="Times New Roman" w:hAnsi="Times New Roman" w:cs="Times New Roman"/>
          <w:sz w:val="24"/>
          <w:szCs w:val="24"/>
        </w:rPr>
        <w:lastRenderedPageBreak/>
        <w:t>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B85BA8" w:rsidRPr="003224DF">
        <w:rPr>
          <w:rFonts w:ascii="Times New Roman" w:hAnsi="Times New Roman" w:cs="Times New Roman"/>
          <w:sz w:val="24"/>
          <w:szCs w:val="24"/>
        </w:rPr>
        <w:t xml:space="preserve">Figure </w:t>
      </w:r>
      <w:r w:rsidR="00B85BA8">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 xml:space="preserve">traints put on the pipe by the end plate and doesn’t correspond to the usual operating conditions of the pipe. Therefore for the remote strain measurements the longitudinal </w:t>
      </w:r>
      <w:proofErr w:type="spellStart"/>
      <w:r w:rsidR="00B85BA8">
        <w:rPr>
          <w:rFonts w:ascii="Times New Roman" w:hAnsi="Times New Roman" w:cs="Times New Roman"/>
          <w:sz w:val="24"/>
          <w:szCs w:val="24"/>
        </w:rPr>
        <w:t>strain</w:t>
      </w:r>
      <w:proofErr w:type="spellEnd"/>
      <w:r w:rsidR="00B85BA8">
        <w:rPr>
          <w:rFonts w:ascii="Times New Roman" w:hAnsi="Times New Roman" w:cs="Times New Roman"/>
          <w:sz w:val="24"/>
          <w:szCs w:val="24"/>
        </w:rPr>
        <w:t xml:space="preserve">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3224DF">
        <w:rPr>
          <w:rFonts w:ascii="Times New Roman" w:hAnsi="Times New Roman" w:cs="Times New Roman"/>
          <w:sz w:val="24"/>
          <w:szCs w:val="24"/>
        </w:rPr>
        <w:t xml:space="preserve">Figure </w:t>
      </w:r>
      <w:r w:rsidR="001110D1">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86017A" w:rsidRPr="009541F8">
        <w:rPr>
          <w:rFonts w:ascii="Times New Roman" w:hAnsi="Times New Roman" w:cs="Times New Roman"/>
          <w:sz w:val="24"/>
          <w:szCs w:val="24"/>
        </w:rPr>
        <w:t xml:space="preserve">Table </w:t>
      </w:r>
      <w:r w:rsidR="0086017A">
        <w:rPr>
          <w:rFonts w:ascii="Times New Roman" w:hAnsi="Times New Roman" w:cs="Times New Roman"/>
          <w:noProof/>
          <w:sz w:val="24"/>
          <w:szCs w:val="24"/>
        </w:rPr>
        <w:t>10</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p>
    <w:p w:rsidR="009541F8" w:rsidRPr="009541F8" w:rsidRDefault="009541F8" w:rsidP="009541F8">
      <w:pPr>
        <w:pStyle w:val="Caption"/>
        <w:keepNext/>
        <w:jc w:val="center"/>
        <w:rPr>
          <w:rFonts w:ascii="Times New Roman" w:hAnsi="Times New Roman" w:cs="Times New Roman"/>
          <w:color w:val="auto"/>
          <w:sz w:val="24"/>
          <w:szCs w:val="24"/>
        </w:rPr>
      </w:pPr>
      <w:bookmarkStart w:id="61"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092B0A">
        <w:rPr>
          <w:rFonts w:ascii="Times New Roman" w:hAnsi="Times New Roman" w:cs="Times New Roman"/>
          <w:noProof/>
          <w:color w:val="auto"/>
          <w:sz w:val="24"/>
          <w:szCs w:val="24"/>
        </w:rPr>
        <w:t>10</w:t>
      </w:r>
      <w:r w:rsidRPr="009541F8">
        <w:rPr>
          <w:rFonts w:ascii="Times New Roman" w:hAnsi="Times New Roman" w:cs="Times New Roman"/>
          <w:color w:val="auto"/>
          <w:sz w:val="24"/>
          <w:szCs w:val="24"/>
        </w:rPr>
        <w:fldChar w:fldCharType="end"/>
      </w:r>
      <w:bookmarkEnd w:id="61"/>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measurement %</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color w:val="FF0000"/>
                <w:sz w:val="24"/>
                <w:szCs w:val="24"/>
              </w:rPr>
              <w:t>2.09108</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color w:val="FF0000"/>
                <w:sz w:val="24"/>
                <w:szCs w:val="24"/>
              </w:rPr>
              <w:t>2.83762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62"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Pr="00092B0A">
        <w:rPr>
          <w:rFonts w:ascii="Times New Roman" w:hAnsi="Times New Roman" w:cs="Times New Roman"/>
          <w:noProof/>
          <w:color w:val="auto"/>
          <w:sz w:val="24"/>
          <w:szCs w:val="24"/>
        </w:rPr>
        <w:t>11</w:t>
      </w:r>
      <w:r w:rsidRPr="00092B0A">
        <w:rPr>
          <w:rFonts w:ascii="Times New Roman" w:hAnsi="Times New Roman" w:cs="Times New Roman"/>
          <w:color w:val="auto"/>
          <w:sz w:val="24"/>
          <w:szCs w:val="24"/>
        </w:rPr>
        <w:fldChar w:fldCharType="end"/>
      </w:r>
      <w:bookmarkEnd w:id="62"/>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92B0A">
        <w:rPr>
          <w:rFonts w:ascii="Times New Roman" w:hAnsi="Times New Roman" w:cs="Times New Roman"/>
          <w:sz w:val="24"/>
          <w:szCs w:val="24"/>
        </w:rPr>
        <w:t xml:space="preserve">Table </w:t>
      </w:r>
      <w:r w:rsidRPr="00092B0A">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844856" w:rsidRPr="009541F8">
        <w:rPr>
          <w:rFonts w:ascii="Times New Roman" w:hAnsi="Times New Roman" w:cs="Times New Roman"/>
          <w:sz w:val="24"/>
          <w:szCs w:val="24"/>
        </w:rPr>
        <w:t xml:space="preserve">Table </w:t>
      </w:r>
      <w:r w:rsidR="00844856">
        <w:rPr>
          <w:rFonts w:ascii="Times New Roman" w:hAnsi="Times New Roman" w:cs="Times New Roman"/>
          <w:noProof/>
          <w:sz w:val="24"/>
          <w:szCs w:val="24"/>
        </w:rPr>
        <w:t>10</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strain values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844856">
        <w:rPr>
          <w:rFonts w:ascii="Times New Roman" w:hAnsi="Times New Roman" w:cs="Times New Roman"/>
          <w:sz w:val="24"/>
          <w:szCs w:val="24"/>
        </w:rPr>
        <w:t>. Eq. (6) demonstrates this calculation for frame 1300: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37"/>
      </w:tblGrid>
      <w:tr w:rsidR="00844856" w:rsidTr="00955735">
        <w:tc>
          <w:tcPr>
            <w:tcW w:w="9039" w:type="dxa"/>
            <w:vAlign w:val="center"/>
          </w:tcPr>
          <w:p w:rsidR="00844856" w:rsidRDefault="00844856" w:rsidP="00955735">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3.4</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+1.86875⋅0.952359</m:t>
                    </m:r>
                  </m:e>
                </m:d>
                <m:r>
                  <w:rPr>
                    <w:rFonts w:ascii="Cambria Math" w:eastAsiaTheme="minorEastAsia" w:hAnsi="Cambria Math" w:cs="Times New Roman"/>
                    <w:sz w:val="28"/>
                    <w:szCs w:val="28"/>
                  </w:rPr>
                  <m:t>=2.09108</m:t>
                </m:r>
              </m:oMath>
            </m:oMathPara>
          </w:p>
        </w:tc>
        <w:tc>
          <w:tcPr>
            <w:tcW w:w="537" w:type="dxa"/>
            <w:vAlign w:val="center"/>
          </w:tcPr>
          <w:p w:rsidR="00844856" w:rsidRDefault="00844856" w:rsidP="00955735">
            <w:pPr>
              <w:jc w:val="center"/>
              <w:rPr>
                <w:rFonts w:ascii="Times New Roman" w:hAnsi="Times New Roman" w:cs="Times New Roman"/>
                <w:sz w:val="24"/>
                <w:szCs w:val="24"/>
              </w:rPr>
            </w:pPr>
            <w:r>
              <w:rPr>
                <w:rFonts w:ascii="Times New Roman" w:hAnsi="Times New Roman" w:cs="Times New Roman"/>
                <w:sz w:val="24"/>
                <w:szCs w:val="24"/>
              </w:rPr>
              <w:t>(6)</w:t>
            </w:r>
          </w:p>
        </w:tc>
      </w:tr>
    </w:tbl>
    <w:p w:rsidR="00844856" w:rsidRPr="00A2099D" w:rsidRDefault="0086017A" w:rsidP="0026484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sidRPr="000E3268">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sidRPr="000E3268">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0E3268" w:rsidRDefault="009344D3" w:rsidP="000E3268">
      <w:pPr>
        <w:keepNext/>
      </w:pPr>
      <w:r>
        <w:rPr>
          <w:noProof/>
          <w:lang w:eastAsia="en-CA"/>
        </w:rPr>
        <w:drawing>
          <wp:inline distT="0" distB="0" distL="0" distR="0">
            <wp:extent cx="5943600" cy="3015615"/>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63"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27</w:t>
      </w:r>
      <w:r w:rsidRPr="000E3268">
        <w:rPr>
          <w:rFonts w:ascii="Times New Roman" w:hAnsi="Times New Roman" w:cs="Times New Roman"/>
          <w:color w:val="auto"/>
          <w:sz w:val="24"/>
          <w:szCs w:val="24"/>
        </w:rPr>
        <w:fldChar w:fldCharType="end"/>
      </w:r>
      <w:bookmarkEnd w:id="63"/>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w:instrText>
      </w:r>
      <w:r w:rsidRPr="009365A8">
        <w:rPr>
          <w:rFonts w:ascii="Times New Roman" w:hAnsi="Times New Roman" w:cs="Times New Roman"/>
          <w:sz w:val="24"/>
          <w:szCs w:val="24"/>
        </w:rPr>
      </w:r>
      <w:r w:rsidRPr="009365A8">
        <w:rPr>
          <w:rFonts w:ascii="Times New Roman" w:hAnsi="Times New Roman" w:cs="Times New Roman"/>
          <w:sz w:val="24"/>
          <w:szCs w:val="24"/>
        </w:rPr>
        <w:instrText xml:space="preserve"> \* MERGEFORMAT </w:instrText>
      </w:r>
      <w:r w:rsidRPr="009365A8">
        <w:rPr>
          <w:rFonts w:ascii="Times New Roman" w:hAnsi="Times New Roman" w:cs="Times New Roman"/>
          <w:sz w:val="24"/>
          <w:szCs w:val="24"/>
        </w:rPr>
        <w:fldChar w:fldCharType="separate"/>
      </w:r>
      <w:r w:rsidRPr="009365A8">
        <w:rPr>
          <w:rFonts w:ascii="Times New Roman" w:hAnsi="Times New Roman" w:cs="Times New Roman"/>
          <w:sz w:val="24"/>
          <w:szCs w:val="24"/>
        </w:rPr>
        <w:t xml:space="preserve">Table </w:t>
      </w:r>
      <w:r w:rsidRPr="009365A8">
        <w:rPr>
          <w:rFonts w:ascii="Times New Roman" w:hAnsi="Times New Roman" w:cs="Times New Roman"/>
          <w:noProof/>
          <w:sz w:val="24"/>
          <w:szCs w:val="24"/>
        </w:rPr>
        <w:t>9</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74F0E">
        <w:rPr>
          <w:rFonts w:ascii="Times New Roman" w:hAnsi="Times New Roman" w:cs="Times New Roman"/>
          <w:sz w:val="24"/>
          <w:szCs w:val="24"/>
        </w:rPr>
        <w:t xml:space="preserve">in test 2 all strain gauges were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774F0E">
        <w:rPr>
          <w:rFonts w:ascii="Times New Roman" w:hAnsi="Times New Roman" w:cs="Times New Roman"/>
          <w:sz w:val="24"/>
          <w:szCs w:val="24"/>
        </w:rPr>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fldChar w:fldCharType="separate"/>
      </w:r>
      <w:r w:rsidR="00774F0E" w:rsidRPr="00E951C2">
        <w:rPr>
          <w:rFonts w:ascii="Times New Roman" w:hAnsi="Times New Roman" w:cs="Times New Roman"/>
          <w:sz w:val="24"/>
          <w:szCs w:val="24"/>
        </w:rPr>
        <w:t xml:space="preserve">Figure </w:t>
      </w:r>
      <w:r w:rsidR="00774F0E">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774F0E">
        <w:rPr>
          <w:rFonts w:ascii="Times New Roman" w:hAnsi="Times New Roman" w:cs="Times New Roman"/>
          <w:sz w:val="24"/>
          <w:szCs w:val="24"/>
        </w:rPr>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fldChar w:fldCharType="separate"/>
      </w:r>
      <w:r w:rsidR="00774F0E" w:rsidRPr="00C6380F">
        <w:rPr>
          <w:rFonts w:ascii="Times New Roman" w:hAnsi="Times New Roman" w:cs="Times New Roman"/>
          <w:sz w:val="24"/>
          <w:szCs w:val="24"/>
        </w:rPr>
        <w:t xml:space="preserve">Figure </w:t>
      </w:r>
      <w:r w:rsidR="00774F0E">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 it is these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3A5F78" w:rsidRPr="00A40C41">
        <w:rPr>
          <w:rFonts w:ascii="Times New Roman" w:hAnsi="Times New Roman" w:cs="Times New Roman"/>
          <w:sz w:val="24"/>
          <w:szCs w:val="24"/>
        </w:rPr>
        <w:t xml:space="preserve">Table </w:t>
      </w:r>
      <w:r w:rsidR="003A5F78">
        <w:rPr>
          <w:rFonts w:ascii="Times New Roman" w:hAnsi="Times New Roman" w:cs="Times New Roman"/>
          <w:noProof/>
          <w:sz w:val="24"/>
          <w:szCs w:val="24"/>
        </w:rPr>
        <w:t>9</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gauge 14 is highly correlated with 8 other strain gauges. Therefore gauge 14 is assumed to have made reliable measurements and it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 xml:space="preserve">for this strain gauge erroneous measurements were observed starting from frame 1592. Therefore the gauge strain values of the strain profiles for frame 1600 and frame 1700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201FD9" w:rsidRPr="00520F5B">
        <w:rPr>
          <w:rFonts w:ascii="Times New Roman" w:hAnsi="Times New Roman" w:cs="Times New Roman"/>
          <w:sz w:val="24"/>
          <w:szCs w:val="24"/>
        </w:rPr>
        <w:t xml:space="preserve">Figure </w:t>
      </w:r>
      <w:r w:rsidR="00201FD9" w:rsidRPr="00520F5B">
        <w:rPr>
          <w:rFonts w:ascii="Times New Roman" w:hAnsi="Times New Roman" w:cs="Times New Roman"/>
          <w:noProof/>
          <w:sz w:val="24"/>
          <w:szCs w:val="24"/>
        </w:rPr>
        <w:t>28</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w:t>
      </w:r>
      <w:r w:rsidR="00201FD9">
        <w:rPr>
          <w:rFonts w:ascii="Times New Roman" w:hAnsi="Times New Roman" w:cs="Times New Roman"/>
          <w:sz w:val="24"/>
          <w:szCs w:val="24"/>
        </w:rPr>
        <w:lastRenderedPageBreak/>
        <w:t xml:space="preserve">extrapolated values calculated using the same method as in test 1. </w:t>
      </w:r>
      <w:r w:rsidR="00FA35BD">
        <w:rPr>
          <w:rFonts w:ascii="Times New Roman" w:hAnsi="Times New Roman" w:cs="Times New Roman"/>
          <w:sz w:val="24"/>
          <w:szCs w:val="24"/>
        </w:rPr>
        <w:t>In test 2 a total of 1818 data frames are recorded and the pipe rupture occurred around the frame 1700.</w:t>
      </w:r>
    </w:p>
    <w:p w:rsidR="00520F5B" w:rsidRDefault="00520F5B" w:rsidP="00520F5B">
      <w:pPr>
        <w:keepNext/>
        <w:jc w:val="both"/>
      </w:pPr>
      <w:r>
        <w:rPr>
          <w:rFonts w:ascii="Times New Roman" w:hAnsi="Times New Roman" w:cs="Times New Roman"/>
          <w:noProof/>
          <w:sz w:val="24"/>
          <w:szCs w:val="24"/>
          <w:lang w:eastAsia="en-CA"/>
        </w:rPr>
        <w:drawing>
          <wp:inline distT="0" distB="0" distL="0" distR="0" wp14:anchorId="54957FAB" wp14:editId="064FB7DD">
            <wp:extent cx="5943600" cy="301561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64"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FF5EC3">
        <w:rPr>
          <w:rFonts w:ascii="Times New Roman" w:hAnsi="Times New Roman" w:cs="Times New Roman"/>
          <w:noProof/>
          <w:color w:val="auto"/>
          <w:sz w:val="24"/>
          <w:szCs w:val="24"/>
        </w:rPr>
        <w:t>28</w:t>
      </w:r>
      <w:r w:rsidRPr="00520F5B">
        <w:rPr>
          <w:rFonts w:ascii="Times New Roman" w:hAnsi="Times New Roman" w:cs="Times New Roman"/>
          <w:color w:val="auto"/>
          <w:sz w:val="24"/>
          <w:szCs w:val="24"/>
        </w:rPr>
        <w:fldChar w:fldCharType="end"/>
      </w:r>
      <w:bookmarkEnd w:id="64"/>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AA0971">
        <w:rPr>
          <w:rFonts w:ascii="Times New Roman" w:hAnsi="Times New Roman" w:cs="Times New Roman"/>
          <w:noProof/>
          <w:sz w:val="24"/>
          <w:szCs w:val="24"/>
          <w:lang w:eastAsia="en-CA"/>
        </w:rPr>
        <w:drawing>
          <wp:inline distT="0" distB="0" distL="0" distR="0" wp14:anchorId="6FD2462E">
            <wp:extent cx="5652000" cy="2833200"/>
            <wp:effectExtent l="0" t="0" r="6350" b="571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65"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Pr="00FF5EC3">
        <w:rPr>
          <w:rFonts w:ascii="Times New Roman" w:hAnsi="Times New Roman" w:cs="Times New Roman"/>
          <w:noProof/>
          <w:color w:val="auto"/>
          <w:sz w:val="24"/>
          <w:szCs w:val="24"/>
        </w:rPr>
        <w:t>29</w:t>
      </w:r>
      <w:r w:rsidRPr="00FF5EC3">
        <w:rPr>
          <w:rFonts w:ascii="Times New Roman" w:hAnsi="Times New Roman" w:cs="Times New Roman"/>
          <w:color w:val="auto"/>
          <w:sz w:val="24"/>
          <w:szCs w:val="24"/>
        </w:rPr>
        <w:fldChar w:fldCharType="end"/>
      </w:r>
      <w:bookmarkEnd w:id="65"/>
      <w:r w:rsidRPr="00FF5EC3">
        <w:rPr>
          <w:rFonts w:ascii="Times New Roman" w:hAnsi="Times New Roman" w:cs="Times New Roman"/>
          <w:color w:val="auto"/>
          <w:sz w:val="24"/>
          <w:szCs w:val="24"/>
        </w:rPr>
        <w:t>: Comparison of bottom and top side mid-length longitudinal strain values</w:t>
      </w:r>
    </w:p>
    <w:p w:rsidR="00415075" w:rsidRPr="0076746B" w:rsidRDefault="00415075" w:rsidP="00415075">
      <w:pPr>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proofErr w:type="spellStart"/>
      <w:r w:rsidRPr="0076746B">
        <w:rPr>
          <w:rFonts w:ascii="Times New Roman" w:hAnsi="Times New Roman" w:cs="Times New Roman"/>
          <w:sz w:val="24"/>
          <w:szCs w:val="24"/>
        </w:rPr>
        <w:t>halfs</w:t>
      </w:r>
      <w:proofErr w:type="spellEnd"/>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Pr="0076746B">
        <w:rPr>
          <w:rFonts w:ascii="Times New Roman" w:hAnsi="Times New Roman" w:cs="Times New Roman"/>
          <w:sz w:val="24"/>
          <w:szCs w:val="24"/>
        </w:rPr>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fldChar w:fldCharType="separate"/>
      </w:r>
      <w:r w:rsidRPr="0076746B">
        <w:rPr>
          <w:rFonts w:ascii="Times New Roman" w:hAnsi="Times New Roman" w:cs="Times New Roman"/>
          <w:sz w:val="24"/>
          <w:szCs w:val="24"/>
        </w:rPr>
        <w:t xml:space="preserve">Figure </w:t>
      </w:r>
      <w:r w:rsidRPr="0076746B">
        <w:rPr>
          <w:rFonts w:ascii="Times New Roman" w:hAnsi="Times New Roman" w:cs="Times New Roman"/>
          <w:noProof/>
          <w:sz w:val="24"/>
          <w:szCs w:val="24"/>
        </w:rPr>
        <w:t>29</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t>
      </w:r>
      <w:r w:rsidR="0076746B">
        <w:rPr>
          <w:rFonts w:ascii="Times New Roman" w:hAnsi="Times New Roman" w:cs="Times New Roman"/>
          <w:sz w:val="24"/>
          <w:szCs w:val="24"/>
        </w:rPr>
        <w:lastRenderedPageBreak/>
        <w:t xml:space="preserve">with 8 other strain gauges. Therefore gauge 10 measurements are assumed to be 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76746B" w:rsidRPr="00FF5EC3">
        <w:rPr>
          <w:rFonts w:ascii="Times New Roman" w:hAnsi="Times New Roman" w:cs="Times New Roman"/>
          <w:sz w:val="24"/>
          <w:szCs w:val="24"/>
        </w:rPr>
        <w:t xml:space="preserve">Figure </w:t>
      </w:r>
      <w:r w:rsidR="0076746B" w:rsidRPr="00FF5EC3">
        <w:rPr>
          <w:rFonts w:ascii="Times New Roman" w:hAnsi="Times New Roman" w:cs="Times New Roman"/>
          <w:noProof/>
          <w:sz w:val="24"/>
          <w:szCs w:val="24"/>
        </w:rPr>
        <w:t>29</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w:t>
      </w:r>
      <w:bookmarkStart w:id="66" w:name="_GoBack"/>
      <w:bookmarkEnd w:id="66"/>
      <w:r w:rsidR="0076746B">
        <w:rPr>
          <w:rFonts w:ascii="Times New Roman" w:hAnsi="Times New Roman" w:cs="Times New Roman"/>
          <w:sz w:val="24"/>
          <w:szCs w:val="24"/>
        </w:rPr>
        <w:t xml:space="preserve">    </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67" w:name="wang1"/>
      <w:r w:rsidRPr="00E65646">
        <w:rPr>
          <w:rFonts w:ascii="Times New Roman" w:hAnsi="Times New Roman" w:cs="Times New Roman"/>
          <w:sz w:val="24"/>
          <w:szCs w:val="24"/>
        </w:rPr>
        <w:t>[1]</w:t>
      </w:r>
      <w:bookmarkEnd w:id="67"/>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68" w:name="wang2"/>
      <w:r w:rsidRPr="00E65646">
        <w:rPr>
          <w:rFonts w:ascii="Times New Roman" w:hAnsi="Times New Roman" w:cs="Times New Roman"/>
          <w:sz w:val="24"/>
          <w:szCs w:val="24"/>
        </w:rPr>
        <w:t>[2]</w:t>
      </w:r>
      <w:bookmarkEnd w:id="68"/>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69" w:name="wang3"/>
      <w:r w:rsidRPr="00B05CBD">
        <w:rPr>
          <w:rFonts w:ascii="Times New Roman" w:hAnsi="Times New Roman" w:cs="Times New Roman"/>
          <w:sz w:val="24"/>
          <w:szCs w:val="24"/>
        </w:rPr>
        <w:t>[3]</w:t>
      </w:r>
      <w:bookmarkEnd w:id="69"/>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70" w:name="wang4"/>
      <w:proofErr w:type="gramStart"/>
      <w:r w:rsidRPr="00E65646">
        <w:rPr>
          <w:rFonts w:ascii="Times New Roman" w:hAnsi="Times New Roman" w:cs="Times New Roman"/>
          <w:sz w:val="24"/>
          <w:szCs w:val="24"/>
        </w:rPr>
        <w:t>[4]</w:t>
      </w:r>
      <w:bookmarkEnd w:id="70"/>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71" w:name="wang5"/>
      <w:proofErr w:type="gramStart"/>
      <w:r w:rsidRPr="00E65646">
        <w:rPr>
          <w:rFonts w:ascii="Times New Roman" w:hAnsi="Times New Roman" w:cs="Times New Roman"/>
          <w:sz w:val="24"/>
          <w:szCs w:val="24"/>
        </w:rPr>
        <w:t>[5]</w:t>
      </w:r>
      <w:bookmarkEnd w:id="71"/>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72" w:name="wang6"/>
      <w:r>
        <w:rPr>
          <w:rFonts w:ascii="Times New Roman" w:hAnsi="Times New Roman" w:cs="Times New Roman"/>
          <w:sz w:val="24"/>
          <w:szCs w:val="24"/>
        </w:rPr>
        <w:t>[6]</w:t>
      </w:r>
      <w:bookmarkEnd w:id="72"/>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73" w:name="pick1980"/>
      <w:r>
        <w:rPr>
          <w:rFonts w:ascii="Times New Roman" w:hAnsi="Times New Roman" w:cs="Times New Roman"/>
          <w:sz w:val="24"/>
          <w:szCs w:val="24"/>
        </w:rPr>
        <w:t>[7]</w:t>
      </w:r>
      <w:bookmarkEnd w:id="73"/>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74" w:name="glover1981"/>
      <w:r>
        <w:rPr>
          <w:rFonts w:ascii="Times New Roman" w:eastAsia="Times New Roman" w:hAnsi="Times New Roman" w:cs="Times New Roman"/>
          <w:sz w:val="24"/>
          <w:szCs w:val="24"/>
          <w:lang w:eastAsia="en-CA"/>
        </w:rPr>
        <w:t>[8]</w:t>
      </w:r>
      <w:bookmarkEnd w:id="74"/>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75" w:name="glover1984"/>
      <w:r>
        <w:rPr>
          <w:rFonts w:ascii="Times New Roman" w:eastAsia="Times New Roman" w:hAnsi="Times New Roman" w:cs="Times New Roman"/>
          <w:sz w:val="24"/>
          <w:szCs w:val="24"/>
          <w:lang w:eastAsia="en-CA"/>
        </w:rPr>
        <w:t>[9]</w:t>
      </w:r>
      <w:bookmarkEnd w:id="75"/>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76" w:name="hertele"/>
      <w:r>
        <w:rPr>
          <w:rFonts w:ascii="Times New Roman" w:eastAsia="Times New Roman" w:hAnsi="Times New Roman" w:cs="Times New Roman"/>
          <w:sz w:val="24"/>
          <w:szCs w:val="24"/>
          <w:lang w:eastAsia="en-CA"/>
        </w:rPr>
        <w:t>[10]</w:t>
      </w:r>
      <w:bookmarkEnd w:id="76"/>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77"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77"/>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w:t>
      </w:r>
      <w:r w:rsidR="00962E76">
        <w:rPr>
          <w:rFonts w:ascii="Times New Roman" w:eastAsia="Times New Roman" w:hAnsi="Times New Roman" w:cs="Times New Roman"/>
          <w:sz w:val="24"/>
          <w:szCs w:val="24"/>
          <w:lang w:eastAsia="en-CA"/>
        </w:rPr>
        <w:lastRenderedPageBreak/>
        <w:t xml:space="preserve">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78" w:name="exxon"/>
      <w:r>
        <w:rPr>
          <w:rFonts w:ascii="Times New Roman" w:hAnsi="Times New Roman" w:cs="Times New Roman"/>
          <w:sz w:val="24"/>
          <w:szCs w:val="24"/>
        </w:rPr>
        <w:t>[12</w:t>
      </w:r>
      <w:r w:rsidRPr="002E5DF3">
        <w:rPr>
          <w:rFonts w:ascii="Times New Roman" w:hAnsi="Times New Roman" w:cs="Times New Roman"/>
          <w:sz w:val="24"/>
          <w:szCs w:val="24"/>
        </w:rPr>
        <w:t>]</w:t>
      </w:r>
      <w:bookmarkEnd w:id="78"/>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79" w:name="validationOstend"/>
      <w:r>
        <w:rPr>
          <w:rFonts w:ascii="Times New Roman" w:hAnsi="Times New Roman" w:cs="Times New Roman"/>
          <w:sz w:val="24"/>
          <w:szCs w:val="24"/>
        </w:rPr>
        <w:t>[13]</w:t>
      </w:r>
      <w:bookmarkEnd w:id="79"/>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80" w:name="ostby"/>
      <w:r>
        <w:rPr>
          <w:rFonts w:ascii="Times New Roman" w:hAnsi="Times New Roman" w:cs="Times New Roman"/>
          <w:sz w:val="24"/>
          <w:szCs w:val="24"/>
        </w:rPr>
        <w:t>[14]</w:t>
      </w:r>
      <w:bookmarkEnd w:id="80"/>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81" w:name="gioielli"/>
      <w:r>
        <w:rPr>
          <w:rFonts w:ascii="Times New Roman" w:hAnsi="Times New Roman" w:cs="Times New Roman"/>
          <w:sz w:val="24"/>
          <w:szCs w:val="24"/>
        </w:rPr>
        <w:t>[15]</w:t>
      </w:r>
      <w:bookmarkEnd w:id="81"/>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82" w:name="igi"/>
      <w:r>
        <w:rPr>
          <w:rFonts w:ascii="Times New Roman" w:hAnsi="Times New Roman" w:cs="Times New Roman"/>
          <w:sz w:val="24"/>
          <w:szCs w:val="24"/>
        </w:rPr>
        <w:t>[16]</w:t>
      </w:r>
      <w:bookmarkEnd w:id="82"/>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83" w:name="fukuda"/>
      <w:r>
        <w:rPr>
          <w:rFonts w:ascii="Times New Roman" w:hAnsi="Times New Roman" w:cs="Times New Roman"/>
          <w:sz w:val="24"/>
          <w:szCs w:val="24"/>
        </w:rPr>
        <w:t>[17</w:t>
      </w:r>
      <w:r w:rsidR="00D46F4E">
        <w:rPr>
          <w:rFonts w:ascii="Times New Roman" w:hAnsi="Times New Roman" w:cs="Times New Roman"/>
          <w:sz w:val="24"/>
          <w:szCs w:val="24"/>
        </w:rPr>
        <w:t>]</w:t>
      </w:r>
      <w:bookmarkEnd w:id="83"/>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84" w:name="caminada"/>
      <w:r>
        <w:rPr>
          <w:rFonts w:ascii="Times New Roman" w:hAnsi="Times New Roman" w:cs="Times New Roman"/>
          <w:sz w:val="24"/>
          <w:szCs w:val="24"/>
        </w:rPr>
        <w:t>[18]</w:t>
      </w:r>
      <w:bookmarkEnd w:id="84"/>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85" w:name="sen2"/>
      <w:r>
        <w:rPr>
          <w:rFonts w:ascii="Times New Roman" w:hAnsi="Times New Roman" w:cs="Times New Roman"/>
          <w:sz w:val="24"/>
          <w:szCs w:val="24"/>
        </w:rPr>
        <w:t>[19</w:t>
      </w:r>
      <w:r w:rsidRPr="00D43AA4">
        <w:rPr>
          <w:rFonts w:ascii="Times New Roman" w:hAnsi="Times New Roman" w:cs="Times New Roman"/>
          <w:sz w:val="24"/>
          <w:szCs w:val="24"/>
        </w:rPr>
        <w:t>]</w:t>
      </w:r>
      <w:bookmarkEnd w:id="85"/>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86" w:name="senThesis"/>
      <w:r>
        <w:rPr>
          <w:rFonts w:ascii="Times New Roman" w:hAnsi="Times New Roman" w:cs="Times New Roman"/>
          <w:sz w:val="24"/>
          <w:szCs w:val="24"/>
        </w:rPr>
        <w:t>[20</w:t>
      </w:r>
      <w:r w:rsidR="0025189D" w:rsidRPr="00D43AA4">
        <w:rPr>
          <w:rFonts w:ascii="Times New Roman" w:hAnsi="Times New Roman" w:cs="Times New Roman"/>
          <w:sz w:val="24"/>
          <w:szCs w:val="24"/>
        </w:rPr>
        <w:t>]</w:t>
      </w:r>
      <w:bookmarkEnd w:id="86"/>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7" w:name="das"/>
      <w:r>
        <w:rPr>
          <w:rFonts w:ascii="Times New Roman" w:hAnsi="Times New Roman" w:cs="Times New Roman"/>
          <w:sz w:val="24"/>
          <w:szCs w:val="24"/>
        </w:rPr>
        <w:t>[21</w:t>
      </w:r>
      <w:r w:rsidR="00E55CDC">
        <w:rPr>
          <w:rFonts w:ascii="Times New Roman" w:hAnsi="Times New Roman" w:cs="Times New Roman"/>
          <w:sz w:val="24"/>
          <w:szCs w:val="24"/>
        </w:rPr>
        <w:t>]</w:t>
      </w:r>
      <w:bookmarkEnd w:id="87"/>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8" w:name="chen"/>
      <w:r>
        <w:rPr>
          <w:rFonts w:ascii="Times New Roman" w:hAnsi="Times New Roman" w:cs="Times New Roman"/>
          <w:sz w:val="24"/>
          <w:szCs w:val="24"/>
        </w:rPr>
        <w:t>[22</w:t>
      </w:r>
      <w:r w:rsidR="00E55CDC">
        <w:rPr>
          <w:rFonts w:ascii="Times New Roman" w:hAnsi="Times New Roman" w:cs="Times New Roman"/>
          <w:sz w:val="24"/>
          <w:szCs w:val="24"/>
        </w:rPr>
        <w:t>]</w:t>
      </w:r>
      <w:bookmarkEnd w:id="88"/>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CB2CBB" w:rsidRPr="00CB2CBB" w:rsidRDefault="006E57E7" w:rsidP="0025189D">
      <w:pPr>
        <w:rPr>
          <w:rFonts w:ascii="Times New Roman" w:hAnsi="Times New Roman" w:cs="Times New Roman"/>
          <w:sz w:val="24"/>
          <w:szCs w:val="24"/>
        </w:rPr>
      </w:pPr>
      <w:bookmarkStart w:id="89" w:name="prci"/>
      <w:r>
        <w:rPr>
          <w:rFonts w:ascii="Times New Roman" w:hAnsi="Times New Roman" w:cs="Times New Roman"/>
          <w:sz w:val="24"/>
          <w:szCs w:val="24"/>
        </w:rPr>
        <w:lastRenderedPageBreak/>
        <w:t>[23</w:t>
      </w:r>
      <w:r w:rsidR="00CB2CBB" w:rsidRPr="00CB2CBB">
        <w:rPr>
          <w:rFonts w:ascii="Times New Roman" w:hAnsi="Times New Roman" w:cs="Times New Roman"/>
          <w:sz w:val="24"/>
          <w:szCs w:val="24"/>
        </w:rPr>
        <w:t>]</w:t>
      </w:r>
      <w:bookmarkEnd w:id="89"/>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25189D" w:rsidRDefault="00E55CDC" w:rsidP="0025189D">
      <w:pPr>
        <w:rPr>
          <w:rFonts w:ascii="Times New Roman" w:hAnsi="Times New Roman" w:cs="Times New Roman"/>
          <w:color w:val="000000"/>
          <w:sz w:val="24"/>
          <w:szCs w:val="24"/>
          <w:shd w:val="clear" w:color="auto" w:fill="FFFFFF"/>
        </w:rPr>
      </w:pPr>
      <w:bookmarkStart w:id="90" w:name="csa"/>
      <w:r>
        <w:rPr>
          <w:rFonts w:ascii="Times New Roman" w:hAnsi="Times New Roman" w:cs="Times New Roman"/>
          <w:sz w:val="24"/>
          <w:szCs w:val="24"/>
        </w:rPr>
        <w:t>[</w:t>
      </w:r>
      <w:r w:rsidR="00C93C50">
        <w:rPr>
          <w:rFonts w:ascii="Times New Roman" w:hAnsi="Times New Roman" w:cs="Times New Roman"/>
          <w:sz w:val="24"/>
          <w:szCs w:val="24"/>
        </w:rPr>
        <w:t>24</w:t>
      </w:r>
      <w:r w:rsidR="0025189D" w:rsidRPr="00301E41">
        <w:rPr>
          <w:rFonts w:ascii="Times New Roman" w:hAnsi="Times New Roman" w:cs="Times New Roman"/>
          <w:sz w:val="24"/>
          <w:szCs w:val="24"/>
        </w:rPr>
        <w:t>]</w:t>
      </w:r>
      <w:bookmarkEnd w:id="90"/>
      <w:r w:rsidR="0025189D" w:rsidRPr="00301E41">
        <w:rPr>
          <w:rFonts w:ascii="Times New Roman" w:hAnsi="Times New Roman" w:cs="Times New Roman"/>
          <w:sz w:val="24"/>
          <w:szCs w:val="24"/>
        </w:rPr>
        <w:t xml:space="preserve"> CSA Z662-11; </w:t>
      </w:r>
      <w:r w:rsidR="0025189D" w:rsidRPr="00301E41">
        <w:rPr>
          <w:rFonts w:ascii="Times New Roman" w:hAnsi="Times New Roman" w:cs="Times New Roman"/>
          <w:color w:val="000000"/>
          <w:sz w:val="24"/>
          <w:szCs w:val="24"/>
          <w:shd w:val="clear" w:color="auto" w:fill="FFFFFF"/>
        </w:rPr>
        <w:t>Oil and gas pipeline systems - Sixth Edition; Update No. 1: January 2012</w:t>
      </w:r>
    </w:p>
    <w:p w:rsidR="00D5460A" w:rsidRPr="00D172ED" w:rsidRDefault="00D5460A" w:rsidP="0025189D">
      <w:pPr>
        <w:rPr>
          <w:rFonts w:ascii="Times New Roman" w:hAnsi="Times New Roman" w:cs="Times New Roman"/>
          <w:color w:val="000000"/>
          <w:sz w:val="24"/>
          <w:szCs w:val="24"/>
          <w:shd w:val="clear" w:color="auto" w:fill="FFFFFF"/>
        </w:rPr>
      </w:pPr>
      <w:bookmarkStart w:id="91" w:name="montgomery"/>
      <w:r>
        <w:rPr>
          <w:rFonts w:ascii="Times New Roman" w:hAnsi="Times New Roman" w:cs="Times New Roman"/>
          <w:color w:val="000000"/>
          <w:sz w:val="24"/>
          <w:szCs w:val="24"/>
          <w:shd w:val="clear" w:color="auto" w:fill="FFFFFF"/>
        </w:rPr>
        <w:t>[25]</w:t>
      </w:r>
      <w:bookmarkEnd w:id="91"/>
      <w:r>
        <w:rPr>
          <w:rFonts w:ascii="Times New Roman" w:hAnsi="Times New Roman" w:cs="Times New Roman"/>
          <w:color w:val="000000"/>
          <w:sz w:val="24"/>
          <w:szCs w:val="24"/>
          <w:shd w:val="clear" w:color="auto" w:fill="FFFFFF"/>
        </w:rPr>
        <w:t xml:space="preserve"> Montgomery D.C. (2001), “</w:t>
      </w:r>
      <w: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Samer Adeeb" w:date="2014-06-03T14:59:00Z" w:initials="SA">
    <w:p w:rsidR="00A528DA" w:rsidRDefault="00A528DA">
      <w:pPr>
        <w:pStyle w:val="CommentText"/>
      </w:pPr>
      <w:r>
        <w:rPr>
          <w:rStyle w:val="CommentReference"/>
        </w:rPr>
        <w:annotationRef/>
      </w:r>
      <w:r>
        <w:t>Why 40%?</w:t>
      </w:r>
    </w:p>
  </w:comment>
  <w:comment w:id="39" w:author="Celal" w:date="2014-06-03T14:59:00Z" w:initials="C">
    <w:p w:rsidR="00A528DA" w:rsidRDefault="00A528DA">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19" w:author="Samer Adeeb" w:date="2014-06-03T14:59:00Z" w:initials="SA">
    <w:p w:rsidR="00A528DA" w:rsidRDefault="00A528DA">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223C8"/>
    <w:rsid w:val="000325B9"/>
    <w:rsid w:val="000366B7"/>
    <w:rsid w:val="000424BA"/>
    <w:rsid w:val="0004567A"/>
    <w:rsid w:val="00050D86"/>
    <w:rsid w:val="000538C3"/>
    <w:rsid w:val="00066449"/>
    <w:rsid w:val="00070742"/>
    <w:rsid w:val="00071398"/>
    <w:rsid w:val="000743AF"/>
    <w:rsid w:val="00074E81"/>
    <w:rsid w:val="000754DC"/>
    <w:rsid w:val="00086DCB"/>
    <w:rsid w:val="000916C8"/>
    <w:rsid w:val="00092B0A"/>
    <w:rsid w:val="000A2F4B"/>
    <w:rsid w:val="000A7BF7"/>
    <w:rsid w:val="000B44AE"/>
    <w:rsid w:val="000B6094"/>
    <w:rsid w:val="000C1060"/>
    <w:rsid w:val="000C339D"/>
    <w:rsid w:val="000C5CB2"/>
    <w:rsid w:val="000D7098"/>
    <w:rsid w:val="000E1F93"/>
    <w:rsid w:val="000E21A3"/>
    <w:rsid w:val="000E27BF"/>
    <w:rsid w:val="000E2D44"/>
    <w:rsid w:val="000E3268"/>
    <w:rsid w:val="000E578E"/>
    <w:rsid w:val="000F2D37"/>
    <w:rsid w:val="000F69B4"/>
    <w:rsid w:val="000F7FC2"/>
    <w:rsid w:val="00100024"/>
    <w:rsid w:val="0010579A"/>
    <w:rsid w:val="00105BCD"/>
    <w:rsid w:val="001110D1"/>
    <w:rsid w:val="00115B2D"/>
    <w:rsid w:val="00116FA6"/>
    <w:rsid w:val="00117E6B"/>
    <w:rsid w:val="001213E9"/>
    <w:rsid w:val="001260A0"/>
    <w:rsid w:val="001309E3"/>
    <w:rsid w:val="001313DA"/>
    <w:rsid w:val="001337CD"/>
    <w:rsid w:val="00142985"/>
    <w:rsid w:val="00143849"/>
    <w:rsid w:val="001514EC"/>
    <w:rsid w:val="00155139"/>
    <w:rsid w:val="001677C3"/>
    <w:rsid w:val="001740F1"/>
    <w:rsid w:val="00176405"/>
    <w:rsid w:val="00180BEF"/>
    <w:rsid w:val="00180E70"/>
    <w:rsid w:val="0018234F"/>
    <w:rsid w:val="001938A1"/>
    <w:rsid w:val="00193F06"/>
    <w:rsid w:val="001A2915"/>
    <w:rsid w:val="001A430F"/>
    <w:rsid w:val="001A45D9"/>
    <w:rsid w:val="001A5837"/>
    <w:rsid w:val="001C0C26"/>
    <w:rsid w:val="001C2401"/>
    <w:rsid w:val="001C7474"/>
    <w:rsid w:val="001D2080"/>
    <w:rsid w:val="001D4E6E"/>
    <w:rsid w:val="001E1118"/>
    <w:rsid w:val="001E5DC1"/>
    <w:rsid w:val="00201FD9"/>
    <w:rsid w:val="0020520B"/>
    <w:rsid w:val="00205B34"/>
    <w:rsid w:val="002144DB"/>
    <w:rsid w:val="00225418"/>
    <w:rsid w:val="002260A0"/>
    <w:rsid w:val="00242738"/>
    <w:rsid w:val="00242B56"/>
    <w:rsid w:val="00246D6B"/>
    <w:rsid w:val="002477B0"/>
    <w:rsid w:val="00247CB8"/>
    <w:rsid w:val="00247D37"/>
    <w:rsid w:val="0025189D"/>
    <w:rsid w:val="002523C2"/>
    <w:rsid w:val="00256FBA"/>
    <w:rsid w:val="0026484D"/>
    <w:rsid w:val="002714C3"/>
    <w:rsid w:val="00273CE1"/>
    <w:rsid w:val="00280570"/>
    <w:rsid w:val="0028122A"/>
    <w:rsid w:val="00284330"/>
    <w:rsid w:val="00285294"/>
    <w:rsid w:val="00287691"/>
    <w:rsid w:val="002C3D2F"/>
    <w:rsid w:val="002C5CF7"/>
    <w:rsid w:val="002C6130"/>
    <w:rsid w:val="002E3CDC"/>
    <w:rsid w:val="002E4421"/>
    <w:rsid w:val="002E6597"/>
    <w:rsid w:val="002F5015"/>
    <w:rsid w:val="002F5880"/>
    <w:rsid w:val="002F70F5"/>
    <w:rsid w:val="002F7140"/>
    <w:rsid w:val="0030000D"/>
    <w:rsid w:val="00300015"/>
    <w:rsid w:val="003048EE"/>
    <w:rsid w:val="003078B4"/>
    <w:rsid w:val="003111F2"/>
    <w:rsid w:val="003121BA"/>
    <w:rsid w:val="003143C4"/>
    <w:rsid w:val="00315990"/>
    <w:rsid w:val="003224DF"/>
    <w:rsid w:val="00332494"/>
    <w:rsid w:val="003332FC"/>
    <w:rsid w:val="00334ED9"/>
    <w:rsid w:val="0034552E"/>
    <w:rsid w:val="003526B0"/>
    <w:rsid w:val="00360125"/>
    <w:rsid w:val="003624E1"/>
    <w:rsid w:val="00364EC6"/>
    <w:rsid w:val="0036506E"/>
    <w:rsid w:val="003653DA"/>
    <w:rsid w:val="00367FD4"/>
    <w:rsid w:val="0037147F"/>
    <w:rsid w:val="00372D4F"/>
    <w:rsid w:val="00381B78"/>
    <w:rsid w:val="003822D3"/>
    <w:rsid w:val="00390345"/>
    <w:rsid w:val="00393A5C"/>
    <w:rsid w:val="003A4F2D"/>
    <w:rsid w:val="003A5F78"/>
    <w:rsid w:val="003A60DB"/>
    <w:rsid w:val="003C149F"/>
    <w:rsid w:val="003C32B7"/>
    <w:rsid w:val="003C447A"/>
    <w:rsid w:val="003D16AF"/>
    <w:rsid w:val="00406175"/>
    <w:rsid w:val="00411DF7"/>
    <w:rsid w:val="004141B9"/>
    <w:rsid w:val="00415075"/>
    <w:rsid w:val="0041698F"/>
    <w:rsid w:val="004321FE"/>
    <w:rsid w:val="004359A1"/>
    <w:rsid w:val="004374F2"/>
    <w:rsid w:val="00437965"/>
    <w:rsid w:val="0044442A"/>
    <w:rsid w:val="004508F6"/>
    <w:rsid w:val="00465B8F"/>
    <w:rsid w:val="004662BF"/>
    <w:rsid w:val="00466D5B"/>
    <w:rsid w:val="0047204D"/>
    <w:rsid w:val="004732BD"/>
    <w:rsid w:val="00473F4C"/>
    <w:rsid w:val="00477B04"/>
    <w:rsid w:val="004942C1"/>
    <w:rsid w:val="00494698"/>
    <w:rsid w:val="00496843"/>
    <w:rsid w:val="004A1706"/>
    <w:rsid w:val="004A3A8D"/>
    <w:rsid w:val="004A3DAD"/>
    <w:rsid w:val="004A4A73"/>
    <w:rsid w:val="004B52F0"/>
    <w:rsid w:val="004B7613"/>
    <w:rsid w:val="004B7A68"/>
    <w:rsid w:val="004B7C68"/>
    <w:rsid w:val="004C4C5E"/>
    <w:rsid w:val="004D0E4F"/>
    <w:rsid w:val="004E4ACE"/>
    <w:rsid w:val="004F1660"/>
    <w:rsid w:val="004F5AFC"/>
    <w:rsid w:val="004F774F"/>
    <w:rsid w:val="00500A12"/>
    <w:rsid w:val="00503616"/>
    <w:rsid w:val="00505F6B"/>
    <w:rsid w:val="00510D88"/>
    <w:rsid w:val="00511510"/>
    <w:rsid w:val="00516CAF"/>
    <w:rsid w:val="00520F5B"/>
    <w:rsid w:val="00526698"/>
    <w:rsid w:val="00527B5B"/>
    <w:rsid w:val="00527E06"/>
    <w:rsid w:val="0054039C"/>
    <w:rsid w:val="00540563"/>
    <w:rsid w:val="0054077F"/>
    <w:rsid w:val="00540FC7"/>
    <w:rsid w:val="00543340"/>
    <w:rsid w:val="00545F15"/>
    <w:rsid w:val="00547724"/>
    <w:rsid w:val="00552CDE"/>
    <w:rsid w:val="005559D9"/>
    <w:rsid w:val="00557D63"/>
    <w:rsid w:val="00560CCC"/>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201A"/>
    <w:rsid w:val="005D2220"/>
    <w:rsid w:val="00606D35"/>
    <w:rsid w:val="00607D46"/>
    <w:rsid w:val="00614671"/>
    <w:rsid w:val="0062746F"/>
    <w:rsid w:val="00633C5B"/>
    <w:rsid w:val="00637885"/>
    <w:rsid w:val="00643C36"/>
    <w:rsid w:val="00647AE8"/>
    <w:rsid w:val="00651140"/>
    <w:rsid w:val="0065355F"/>
    <w:rsid w:val="00655B16"/>
    <w:rsid w:val="00660AD8"/>
    <w:rsid w:val="00661448"/>
    <w:rsid w:val="006626D1"/>
    <w:rsid w:val="006746CC"/>
    <w:rsid w:val="00675CCD"/>
    <w:rsid w:val="006774D7"/>
    <w:rsid w:val="006915E3"/>
    <w:rsid w:val="00691D9E"/>
    <w:rsid w:val="0069656C"/>
    <w:rsid w:val="00696875"/>
    <w:rsid w:val="006A2242"/>
    <w:rsid w:val="006A35EF"/>
    <w:rsid w:val="006A5432"/>
    <w:rsid w:val="006B1312"/>
    <w:rsid w:val="006B6431"/>
    <w:rsid w:val="006B714D"/>
    <w:rsid w:val="006B785A"/>
    <w:rsid w:val="006C0DD6"/>
    <w:rsid w:val="006C18BE"/>
    <w:rsid w:val="006C77D1"/>
    <w:rsid w:val="006D2CD8"/>
    <w:rsid w:val="006D531B"/>
    <w:rsid w:val="006E03B1"/>
    <w:rsid w:val="006E57E7"/>
    <w:rsid w:val="006E637D"/>
    <w:rsid w:val="00703BEA"/>
    <w:rsid w:val="00712D41"/>
    <w:rsid w:val="00715CBF"/>
    <w:rsid w:val="00721005"/>
    <w:rsid w:val="00723FDF"/>
    <w:rsid w:val="007460A9"/>
    <w:rsid w:val="00751D0D"/>
    <w:rsid w:val="007622FE"/>
    <w:rsid w:val="0076746B"/>
    <w:rsid w:val="00771917"/>
    <w:rsid w:val="00774F0E"/>
    <w:rsid w:val="00780153"/>
    <w:rsid w:val="00786379"/>
    <w:rsid w:val="00794568"/>
    <w:rsid w:val="00794BCC"/>
    <w:rsid w:val="007A1B8E"/>
    <w:rsid w:val="007B342E"/>
    <w:rsid w:val="007B44DA"/>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12FA7"/>
    <w:rsid w:val="008145FC"/>
    <w:rsid w:val="00832F87"/>
    <w:rsid w:val="00837A81"/>
    <w:rsid w:val="00842F79"/>
    <w:rsid w:val="00843E8B"/>
    <w:rsid w:val="00844856"/>
    <w:rsid w:val="00847807"/>
    <w:rsid w:val="008571CD"/>
    <w:rsid w:val="00857780"/>
    <w:rsid w:val="0086017A"/>
    <w:rsid w:val="0086112E"/>
    <w:rsid w:val="00866D79"/>
    <w:rsid w:val="0087194E"/>
    <w:rsid w:val="00876871"/>
    <w:rsid w:val="0088655B"/>
    <w:rsid w:val="008905F3"/>
    <w:rsid w:val="00890844"/>
    <w:rsid w:val="00893A98"/>
    <w:rsid w:val="0089623F"/>
    <w:rsid w:val="008C66BE"/>
    <w:rsid w:val="008C73C5"/>
    <w:rsid w:val="008D1A86"/>
    <w:rsid w:val="008E01ED"/>
    <w:rsid w:val="008E398B"/>
    <w:rsid w:val="008F4AA3"/>
    <w:rsid w:val="008F5B7F"/>
    <w:rsid w:val="00900343"/>
    <w:rsid w:val="00900DAF"/>
    <w:rsid w:val="00910905"/>
    <w:rsid w:val="00915851"/>
    <w:rsid w:val="00915E7D"/>
    <w:rsid w:val="0091638A"/>
    <w:rsid w:val="0092005A"/>
    <w:rsid w:val="009344D3"/>
    <w:rsid w:val="0093452C"/>
    <w:rsid w:val="009365A8"/>
    <w:rsid w:val="009371C8"/>
    <w:rsid w:val="00941803"/>
    <w:rsid w:val="0094263F"/>
    <w:rsid w:val="00946702"/>
    <w:rsid w:val="009541F8"/>
    <w:rsid w:val="00955735"/>
    <w:rsid w:val="00957561"/>
    <w:rsid w:val="00962E76"/>
    <w:rsid w:val="00963785"/>
    <w:rsid w:val="00964A7C"/>
    <w:rsid w:val="009724FA"/>
    <w:rsid w:val="009731A6"/>
    <w:rsid w:val="00980533"/>
    <w:rsid w:val="0098561F"/>
    <w:rsid w:val="00986242"/>
    <w:rsid w:val="00986A66"/>
    <w:rsid w:val="00987ADE"/>
    <w:rsid w:val="00990D58"/>
    <w:rsid w:val="00993F29"/>
    <w:rsid w:val="009B43A6"/>
    <w:rsid w:val="009D0DE3"/>
    <w:rsid w:val="009D64C2"/>
    <w:rsid w:val="009E3E85"/>
    <w:rsid w:val="009E7709"/>
    <w:rsid w:val="009F3135"/>
    <w:rsid w:val="009F5D2B"/>
    <w:rsid w:val="00A002E6"/>
    <w:rsid w:val="00A0564E"/>
    <w:rsid w:val="00A056EC"/>
    <w:rsid w:val="00A20438"/>
    <w:rsid w:val="00A2099D"/>
    <w:rsid w:val="00A309ED"/>
    <w:rsid w:val="00A316FC"/>
    <w:rsid w:val="00A3645D"/>
    <w:rsid w:val="00A40C41"/>
    <w:rsid w:val="00A47468"/>
    <w:rsid w:val="00A50F8D"/>
    <w:rsid w:val="00A528DA"/>
    <w:rsid w:val="00A60758"/>
    <w:rsid w:val="00A60B3B"/>
    <w:rsid w:val="00A65991"/>
    <w:rsid w:val="00A66FEA"/>
    <w:rsid w:val="00A670BE"/>
    <w:rsid w:val="00A748FC"/>
    <w:rsid w:val="00A76E51"/>
    <w:rsid w:val="00A80EDE"/>
    <w:rsid w:val="00A91A44"/>
    <w:rsid w:val="00AA0971"/>
    <w:rsid w:val="00AB125A"/>
    <w:rsid w:val="00AB2C88"/>
    <w:rsid w:val="00AB30ED"/>
    <w:rsid w:val="00AC49DC"/>
    <w:rsid w:val="00AC67CB"/>
    <w:rsid w:val="00AC6D86"/>
    <w:rsid w:val="00AE3026"/>
    <w:rsid w:val="00AE37D7"/>
    <w:rsid w:val="00AE5300"/>
    <w:rsid w:val="00AE707E"/>
    <w:rsid w:val="00AF2D16"/>
    <w:rsid w:val="00AF7390"/>
    <w:rsid w:val="00B00A66"/>
    <w:rsid w:val="00B027A5"/>
    <w:rsid w:val="00B02C69"/>
    <w:rsid w:val="00B0344C"/>
    <w:rsid w:val="00B044F5"/>
    <w:rsid w:val="00B04832"/>
    <w:rsid w:val="00B05CBD"/>
    <w:rsid w:val="00B07B39"/>
    <w:rsid w:val="00B16EEF"/>
    <w:rsid w:val="00B2691D"/>
    <w:rsid w:val="00B31046"/>
    <w:rsid w:val="00B36EAA"/>
    <w:rsid w:val="00B40483"/>
    <w:rsid w:val="00B4341B"/>
    <w:rsid w:val="00B47243"/>
    <w:rsid w:val="00B477D8"/>
    <w:rsid w:val="00B53C8F"/>
    <w:rsid w:val="00B55B26"/>
    <w:rsid w:val="00B56011"/>
    <w:rsid w:val="00B64EC9"/>
    <w:rsid w:val="00B66B62"/>
    <w:rsid w:val="00B72585"/>
    <w:rsid w:val="00B72953"/>
    <w:rsid w:val="00B84668"/>
    <w:rsid w:val="00B85BA8"/>
    <w:rsid w:val="00B96446"/>
    <w:rsid w:val="00B96994"/>
    <w:rsid w:val="00B978F0"/>
    <w:rsid w:val="00BA0A6C"/>
    <w:rsid w:val="00BA6DCD"/>
    <w:rsid w:val="00BC6566"/>
    <w:rsid w:val="00BD1698"/>
    <w:rsid w:val="00BD1AC1"/>
    <w:rsid w:val="00BD6546"/>
    <w:rsid w:val="00BE13C5"/>
    <w:rsid w:val="00BF1BE0"/>
    <w:rsid w:val="00C023AE"/>
    <w:rsid w:val="00C04178"/>
    <w:rsid w:val="00C13B35"/>
    <w:rsid w:val="00C16D68"/>
    <w:rsid w:val="00C2087F"/>
    <w:rsid w:val="00C25433"/>
    <w:rsid w:val="00C27D79"/>
    <w:rsid w:val="00C326B5"/>
    <w:rsid w:val="00C52FF8"/>
    <w:rsid w:val="00C55EFE"/>
    <w:rsid w:val="00C56069"/>
    <w:rsid w:val="00C6380F"/>
    <w:rsid w:val="00C658A0"/>
    <w:rsid w:val="00C733AD"/>
    <w:rsid w:val="00C73AB2"/>
    <w:rsid w:val="00C75765"/>
    <w:rsid w:val="00C81B07"/>
    <w:rsid w:val="00C85346"/>
    <w:rsid w:val="00C9376B"/>
    <w:rsid w:val="00C93C50"/>
    <w:rsid w:val="00C97434"/>
    <w:rsid w:val="00C977A3"/>
    <w:rsid w:val="00CB2CBB"/>
    <w:rsid w:val="00CB5A71"/>
    <w:rsid w:val="00CC02E0"/>
    <w:rsid w:val="00CC1C01"/>
    <w:rsid w:val="00CD3B66"/>
    <w:rsid w:val="00CD3C07"/>
    <w:rsid w:val="00CD50BD"/>
    <w:rsid w:val="00CE62FE"/>
    <w:rsid w:val="00CF3260"/>
    <w:rsid w:val="00CF515B"/>
    <w:rsid w:val="00D10213"/>
    <w:rsid w:val="00D105D3"/>
    <w:rsid w:val="00D10C28"/>
    <w:rsid w:val="00D11533"/>
    <w:rsid w:val="00D1473F"/>
    <w:rsid w:val="00D15823"/>
    <w:rsid w:val="00D15915"/>
    <w:rsid w:val="00D16AAE"/>
    <w:rsid w:val="00D22D38"/>
    <w:rsid w:val="00D26EA2"/>
    <w:rsid w:val="00D32E26"/>
    <w:rsid w:val="00D349E6"/>
    <w:rsid w:val="00D40980"/>
    <w:rsid w:val="00D41BE8"/>
    <w:rsid w:val="00D434E8"/>
    <w:rsid w:val="00D46F4E"/>
    <w:rsid w:val="00D474D6"/>
    <w:rsid w:val="00D5087F"/>
    <w:rsid w:val="00D50A02"/>
    <w:rsid w:val="00D518A1"/>
    <w:rsid w:val="00D5190C"/>
    <w:rsid w:val="00D5460A"/>
    <w:rsid w:val="00D548BF"/>
    <w:rsid w:val="00D66A93"/>
    <w:rsid w:val="00D80E47"/>
    <w:rsid w:val="00D86FF7"/>
    <w:rsid w:val="00DA0441"/>
    <w:rsid w:val="00DA1434"/>
    <w:rsid w:val="00DA2E9F"/>
    <w:rsid w:val="00DA4B6A"/>
    <w:rsid w:val="00DB1C9F"/>
    <w:rsid w:val="00DC13E3"/>
    <w:rsid w:val="00DC198C"/>
    <w:rsid w:val="00DC1C3A"/>
    <w:rsid w:val="00DC3050"/>
    <w:rsid w:val="00DC640F"/>
    <w:rsid w:val="00DC7ECA"/>
    <w:rsid w:val="00DD118B"/>
    <w:rsid w:val="00DD3541"/>
    <w:rsid w:val="00DD3C4C"/>
    <w:rsid w:val="00DD40EA"/>
    <w:rsid w:val="00DD448E"/>
    <w:rsid w:val="00DE153F"/>
    <w:rsid w:val="00DE2830"/>
    <w:rsid w:val="00DF0947"/>
    <w:rsid w:val="00DF0CFD"/>
    <w:rsid w:val="00DF4DB1"/>
    <w:rsid w:val="00E05DD8"/>
    <w:rsid w:val="00E07020"/>
    <w:rsid w:val="00E13EEC"/>
    <w:rsid w:val="00E1506C"/>
    <w:rsid w:val="00E302AA"/>
    <w:rsid w:val="00E313B9"/>
    <w:rsid w:val="00E31D9C"/>
    <w:rsid w:val="00E3374C"/>
    <w:rsid w:val="00E34CFF"/>
    <w:rsid w:val="00E41A86"/>
    <w:rsid w:val="00E44721"/>
    <w:rsid w:val="00E45417"/>
    <w:rsid w:val="00E46A36"/>
    <w:rsid w:val="00E4754C"/>
    <w:rsid w:val="00E52B70"/>
    <w:rsid w:val="00E54052"/>
    <w:rsid w:val="00E55CDC"/>
    <w:rsid w:val="00E65646"/>
    <w:rsid w:val="00E70A41"/>
    <w:rsid w:val="00E81FF7"/>
    <w:rsid w:val="00E922BF"/>
    <w:rsid w:val="00E92613"/>
    <w:rsid w:val="00E951C2"/>
    <w:rsid w:val="00EA2F7D"/>
    <w:rsid w:val="00EC22AB"/>
    <w:rsid w:val="00EC4107"/>
    <w:rsid w:val="00EC4BD9"/>
    <w:rsid w:val="00EC7BCE"/>
    <w:rsid w:val="00ED0017"/>
    <w:rsid w:val="00ED4884"/>
    <w:rsid w:val="00ED6FBC"/>
    <w:rsid w:val="00EE7146"/>
    <w:rsid w:val="00EE79AD"/>
    <w:rsid w:val="00F10EFC"/>
    <w:rsid w:val="00F22A9C"/>
    <w:rsid w:val="00F22AC8"/>
    <w:rsid w:val="00F25F80"/>
    <w:rsid w:val="00F316AD"/>
    <w:rsid w:val="00F34E80"/>
    <w:rsid w:val="00F3784F"/>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2790"/>
    <w:rsid w:val="00F93E5F"/>
    <w:rsid w:val="00F9778A"/>
    <w:rsid w:val="00FA35BD"/>
    <w:rsid w:val="00FA7CA5"/>
    <w:rsid w:val="00FB2869"/>
    <w:rsid w:val="00FB43CE"/>
    <w:rsid w:val="00FB73F2"/>
    <w:rsid w:val="00FC57F2"/>
    <w:rsid w:val="00FC6E77"/>
    <w:rsid w:val="00FD042B"/>
    <w:rsid w:val="00FD24D4"/>
    <w:rsid w:val="00FD4043"/>
    <w:rsid w:val="00FD6AA8"/>
    <w:rsid w:val="00FE0C90"/>
    <w:rsid w:val="00FE3562"/>
    <w:rsid w:val="00FE433C"/>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comments" Target="comments.xml"/><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3.JP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B9125-8903-4433-98D4-92BF6CBB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10837</Words>
  <Characters>61773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2</cp:revision>
  <dcterms:created xsi:type="dcterms:W3CDTF">2014-07-08T06:59:00Z</dcterms:created>
  <dcterms:modified xsi:type="dcterms:W3CDTF">2014-07-08T06:59:00Z</dcterms:modified>
</cp:coreProperties>
</file>